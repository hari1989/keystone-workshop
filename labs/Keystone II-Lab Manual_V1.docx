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8A0070"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8A0070"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0180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8872AD"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76.15pt;z-index:251660288;mso-height-percent:200;mso-height-percent:200;mso-width-relative:margin;mso-height-relative:margin">
                <v:textbox style="mso-fit-shape-to-text:t">
                  <w:txbxContent>
                    <w:p w:rsidR="00D570ED" w:rsidRDefault="00D570ED" w:rsidP="00701808">
                      <w:pPr>
                        <w:jc w:val="center"/>
                      </w:pPr>
                      <w:r>
                        <w:t>August 2013</w:t>
                      </w:r>
                    </w:p>
                  </w:txbxContent>
                </v:textbox>
              </v:shape>
            </w:pict>
          </w:r>
        </w:p>
        <w:p w:rsidR="003624D3" w:rsidRDefault="008872AD"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3F4F80" w:rsidRDefault="008872AD">
          <w:pPr>
            <w:pStyle w:val="TOC3"/>
            <w:tabs>
              <w:tab w:val="right" w:leader="dot" w:pos="9350"/>
            </w:tabs>
            <w:rPr>
              <w:noProof/>
              <w:lang w:bidi="ar-SA"/>
            </w:rPr>
          </w:pPr>
          <w:r>
            <w:fldChar w:fldCharType="begin"/>
          </w:r>
          <w:r w:rsidR="007137B8">
            <w:instrText xml:space="preserve"> TOC \o "1-3" \h \z \u </w:instrText>
          </w:r>
          <w:r>
            <w:fldChar w:fldCharType="separate"/>
          </w:r>
          <w:hyperlink w:anchor="_Toc371079152" w:history="1">
            <w:r w:rsidR="003F4F80" w:rsidRPr="00162B11">
              <w:rPr>
                <w:rStyle w:val="Hyperlink"/>
                <w:noProof/>
              </w:rPr>
              <w:t>Prerequisites</w:t>
            </w:r>
            <w:r w:rsidR="003F4F80">
              <w:rPr>
                <w:noProof/>
                <w:webHidden/>
              </w:rPr>
              <w:tab/>
            </w:r>
            <w:r>
              <w:rPr>
                <w:noProof/>
                <w:webHidden/>
              </w:rPr>
              <w:fldChar w:fldCharType="begin"/>
            </w:r>
            <w:r w:rsidR="003F4F80">
              <w:rPr>
                <w:noProof/>
                <w:webHidden/>
              </w:rPr>
              <w:instrText xml:space="preserve"> PAGEREF _Toc371079152 \h </w:instrText>
            </w:r>
            <w:r>
              <w:rPr>
                <w:noProof/>
                <w:webHidden/>
              </w:rPr>
            </w:r>
            <w:r>
              <w:rPr>
                <w:noProof/>
                <w:webHidden/>
              </w:rPr>
              <w:fldChar w:fldCharType="separate"/>
            </w:r>
            <w:r w:rsidR="003F4F80">
              <w:rPr>
                <w:noProof/>
                <w:webHidden/>
              </w:rPr>
              <w:t>1</w:t>
            </w:r>
            <w:r>
              <w:rPr>
                <w:noProof/>
                <w:webHidden/>
              </w:rPr>
              <w:fldChar w:fldCharType="end"/>
            </w:r>
          </w:hyperlink>
        </w:p>
        <w:p w:rsidR="003F4F80" w:rsidRDefault="008872AD">
          <w:pPr>
            <w:pStyle w:val="TOC2"/>
            <w:tabs>
              <w:tab w:val="right" w:leader="dot" w:pos="9350"/>
            </w:tabs>
            <w:rPr>
              <w:noProof/>
              <w:lang w:bidi="ar-SA"/>
            </w:rPr>
          </w:pPr>
          <w:hyperlink w:anchor="_Toc371079153" w:history="1">
            <w:r w:rsidR="003F4F80" w:rsidRPr="00162B11">
              <w:rPr>
                <w:rStyle w:val="Hyperlink"/>
                <w:noProof/>
              </w:rPr>
              <w:t>Hardware</w:t>
            </w:r>
            <w:r w:rsidR="003F4F80">
              <w:rPr>
                <w:noProof/>
                <w:webHidden/>
              </w:rPr>
              <w:tab/>
            </w:r>
            <w:r>
              <w:rPr>
                <w:noProof/>
                <w:webHidden/>
              </w:rPr>
              <w:fldChar w:fldCharType="begin"/>
            </w:r>
            <w:r w:rsidR="003F4F80">
              <w:rPr>
                <w:noProof/>
                <w:webHidden/>
              </w:rPr>
              <w:instrText xml:space="preserve"> PAGEREF _Toc371079153 \h </w:instrText>
            </w:r>
            <w:r>
              <w:rPr>
                <w:noProof/>
                <w:webHidden/>
              </w:rPr>
            </w:r>
            <w:r>
              <w:rPr>
                <w:noProof/>
                <w:webHidden/>
              </w:rPr>
              <w:fldChar w:fldCharType="separate"/>
            </w:r>
            <w:r w:rsidR="003F4F80">
              <w:rPr>
                <w:noProof/>
                <w:webHidden/>
              </w:rPr>
              <w:t>1</w:t>
            </w:r>
            <w:r>
              <w:rPr>
                <w:noProof/>
                <w:webHidden/>
              </w:rPr>
              <w:fldChar w:fldCharType="end"/>
            </w:r>
          </w:hyperlink>
        </w:p>
        <w:p w:rsidR="003F4F80" w:rsidRDefault="008872AD">
          <w:pPr>
            <w:pStyle w:val="TOC2"/>
            <w:tabs>
              <w:tab w:val="right" w:leader="dot" w:pos="9350"/>
            </w:tabs>
            <w:rPr>
              <w:noProof/>
              <w:lang w:bidi="ar-SA"/>
            </w:rPr>
          </w:pPr>
          <w:hyperlink w:anchor="_Toc371079154" w:history="1">
            <w:r w:rsidR="003F4F80" w:rsidRPr="00162B11">
              <w:rPr>
                <w:rStyle w:val="Hyperlink"/>
                <w:noProof/>
              </w:rPr>
              <w:t>Software</w:t>
            </w:r>
            <w:r w:rsidR="003F4F80">
              <w:rPr>
                <w:noProof/>
                <w:webHidden/>
              </w:rPr>
              <w:tab/>
            </w:r>
            <w:r>
              <w:rPr>
                <w:noProof/>
                <w:webHidden/>
              </w:rPr>
              <w:fldChar w:fldCharType="begin"/>
            </w:r>
            <w:r w:rsidR="003F4F80">
              <w:rPr>
                <w:noProof/>
                <w:webHidden/>
              </w:rPr>
              <w:instrText xml:space="preserve"> PAGEREF _Toc371079154 \h </w:instrText>
            </w:r>
            <w:r>
              <w:rPr>
                <w:noProof/>
                <w:webHidden/>
              </w:rPr>
            </w:r>
            <w:r>
              <w:rPr>
                <w:noProof/>
                <w:webHidden/>
              </w:rPr>
              <w:fldChar w:fldCharType="separate"/>
            </w:r>
            <w:r w:rsidR="003F4F80">
              <w:rPr>
                <w:noProof/>
                <w:webHidden/>
              </w:rPr>
              <w:t>1</w:t>
            </w:r>
            <w:r>
              <w:rPr>
                <w:noProof/>
                <w:webHidden/>
              </w:rPr>
              <w:fldChar w:fldCharType="end"/>
            </w:r>
          </w:hyperlink>
        </w:p>
        <w:p w:rsidR="003F4F80" w:rsidRDefault="008872AD">
          <w:pPr>
            <w:pStyle w:val="TOC1"/>
            <w:tabs>
              <w:tab w:val="right" w:leader="dot" w:pos="9350"/>
            </w:tabs>
            <w:rPr>
              <w:noProof/>
              <w:lang w:bidi="ar-SA"/>
            </w:rPr>
          </w:pPr>
          <w:hyperlink w:anchor="_Toc371079155" w:history="1">
            <w:r w:rsidR="003F4F80" w:rsidRPr="00162B11">
              <w:rPr>
                <w:rStyle w:val="Hyperlink"/>
                <w:noProof/>
              </w:rPr>
              <w:t>Lab 1 – EVM board bring up and out of the box demonstration</w:t>
            </w:r>
            <w:r w:rsidR="003F4F80">
              <w:rPr>
                <w:noProof/>
                <w:webHidden/>
              </w:rPr>
              <w:tab/>
            </w:r>
            <w:r>
              <w:rPr>
                <w:noProof/>
                <w:webHidden/>
              </w:rPr>
              <w:fldChar w:fldCharType="begin"/>
            </w:r>
            <w:r w:rsidR="003F4F80">
              <w:rPr>
                <w:noProof/>
                <w:webHidden/>
              </w:rPr>
              <w:instrText xml:space="preserve"> PAGEREF _Toc371079155 \h </w:instrText>
            </w:r>
            <w:r>
              <w:rPr>
                <w:noProof/>
                <w:webHidden/>
              </w:rPr>
            </w:r>
            <w:r>
              <w:rPr>
                <w:noProof/>
                <w:webHidden/>
              </w:rPr>
              <w:fldChar w:fldCharType="separate"/>
            </w:r>
            <w:r w:rsidR="003F4F80">
              <w:rPr>
                <w:noProof/>
                <w:webHidden/>
              </w:rPr>
              <w:t>2</w:t>
            </w:r>
            <w:r>
              <w:rPr>
                <w:noProof/>
                <w:webHidden/>
              </w:rPr>
              <w:fldChar w:fldCharType="end"/>
            </w:r>
          </w:hyperlink>
        </w:p>
        <w:p w:rsidR="003F4F80" w:rsidRDefault="008872AD">
          <w:pPr>
            <w:pStyle w:val="TOC2"/>
            <w:tabs>
              <w:tab w:val="right" w:leader="dot" w:pos="9350"/>
            </w:tabs>
            <w:rPr>
              <w:noProof/>
              <w:lang w:bidi="ar-SA"/>
            </w:rPr>
          </w:pPr>
          <w:hyperlink w:anchor="_Toc371079156"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_Toc371079156 \h </w:instrText>
            </w:r>
            <w:r>
              <w:rPr>
                <w:noProof/>
                <w:webHidden/>
              </w:rPr>
            </w:r>
            <w:r>
              <w:rPr>
                <w:noProof/>
                <w:webHidden/>
              </w:rPr>
              <w:fldChar w:fldCharType="separate"/>
            </w:r>
            <w:r w:rsidR="003F4F80">
              <w:rPr>
                <w:noProof/>
                <w:webHidden/>
              </w:rPr>
              <w:t>2</w:t>
            </w:r>
            <w:r>
              <w:rPr>
                <w:noProof/>
                <w:webHidden/>
              </w:rPr>
              <w:fldChar w:fldCharType="end"/>
            </w:r>
          </w:hyperlink>
        </w:p>
        <w:p w:rsidR="003F4F80" w:rsidRDefault="008872AD">
          <w:pPr>
            <w:pStyle w:val="TOC3"/>
            <w:tabs>
              <w:tab w:val="right" w:leader="dot" w:pos="9350"/>
            </w:tabs>
            <w:rPr>
              <w:noProof/>
              <w:lang w:bidi="ar-SA"/>
            </w:rPr>
          </w:pPr>
          <w:hyperlink w:anchor="_Toc371079157" w:history="1">
            <w:r w:rsidR="003F4F80" w:rsidRPr="00162B11">
              <w:rPr>
                <w:rStyle w:val="Hyperlink"/>
                <w:noProof/>
              </w:rPr>
              <w:t>Workshop network</w:t>
            </w:r>
            <w:r w:rsidR="003F4F80">
              <w:rPr>
                <w:noProof/>
                <w:webHidden/>
              </w:rPr>
              <w:tab/>
            </w:r>
            <w:r>
              <w:rPr>
                <w:noProof/>
                <w:webHidden/>
              </w:rPr>
              <w:fldChar w:fldCharType="begin"/>
            </w:r>
            <w:r w:rsidR="003F4F80">
              <w:rPr>
                <w:noProof/>
                <w:webHidden/>
              </w:rPr>
              <w:instrText xml:space="preserve"> PAGEREF _Toc371079157 \h </w:instrText>
            </w:r>
            <w:r>
              <w:rPr>
                <w:noProof/>
                <w:webHidden/>
              </w:rPr>
            </w:r>
            <w:r>
              <w:rPr>
                <w:noProof/>
                <w:webHidden/>
              </w:rPr>
              <w:fldChar w:fldCharType="separate"/>
            </w:r>
            <w:r w:rsidR="003F4F80">
              <w:rPr>
                <w:noProof/>
                <w:webHidden/>
              </w:rPr>
              <w:t>2</w:t>
            </w:r>
            <w:r>
              <w:rPr>
                <w:noProof/>
                <w:webHidden/>
              </w:rPr>
              <w:fldChar w:fldCharType="end"/>
            </w:r>
          </w:hyperlink>
        </w:p>
        <w:p w:rsidR="003F4F80" w:rsidRDefault="008872AD">
          <w:pPr>
            <w:pStyle w:val="TOC3"/>
            <w:tabs>
              <w:tab w:val="right" w:leader="dot" w:pos="9350"/>
            </w:tabs>
            <w:rPr>
              <w:noProof/>
              <w:lang w:bidi="ar-SA"/>
            </w:rPr>
          </w:pPr>
          <w:hyperlink w:anchor="_Toc371079158" w:history="1">
            <w:r w:rsidR="003F4F80" w:rsidRPr="00162B11">
              <w:rPr>
                <w:rStyle w:val="Hyperlink"/>
                <w:noProof/>
              </w:rPr>
              <w:t>Task 1: Prerequisites</w:t>
            </w:r>
            <w:r w:rsidR="003F4F80">
              <w:rPr>
                <w:noProof/>
                <w:webHidden/>
              </w:rPr>
              <w:tab/>
            </w:r>
            <w:r>
              <w:rPr>
                <w:noProof/>
                <w:webHidden/>
              </w:rPr>
              <w:fldChar w:fldCharType="begin"/>
            </w:r>
            <w:r w:rsidR="003F4F80">
              <w:rPr>
                <w:noProof/>
                <w:webHidden/>
              </w:rPr>
              <w:instrText xml:space="preserve"> PAGEREF _Toc371079158 \h </w:instrText>
            </w:r>
            <w:r>
              <w:rPr>
                <w:noProof/>
                <w:webHidden/>
              </w:rPr>
            </w:r>
            <w:r>
              <w:rPr>
                <w:noProof/>
                <w:webHidden/>
              </w:rPr>
              <w:fldChar w:fldCharType="separate"/>
            </w:r>
            <w:r w:rsidR="003F4F80">
              <w:rPr>
                <w:noProof/>
                <w:webHidden/>
              </w:rPr>
              <w:t>3</w:t>
            </w:r>
            <w:r>
              <w:rPr>
                <w:noProof/>
                <w:webHidden/>
              </w:rPr>
              <w:fldChar w:fldCharType="end"/>
            </w:r>
          </w:hyperlink>
        </w:p>
        <w:p w:rsidR="003F4F80" w:rsidRDefault="008872AD">
          <w:pPr>
            <w:pStyle w:val="TOC3"/>
            <w:tabs>
              <w:tab w:val="right" w:leader="dot" w:pos="9350"/>
            </w:tabs>
            <w:rPr>
              <w:noProof/>
              <w:lang w:bidi="ar-SA"/>
            </w:rPr>
          </w:pPr>
          <w:hyperlink w:anchor="_Toc371079159" w:history="1">
            <w:r w:rsidR="003F4F80" w:rsidRPr="00162B11">
              <w:rPr>
                <w:rStyle w:val="Hyperlink"/>
                <w:noProof/>
              </w:rPr>
              <w:t>Task 2: Load and run standard Hello application</w:t>
            </w:r>
            <w:r w:rsidR="003F4F80">
              <w:rPr>
                <w:noProof/>
                <w:webHidden/>
              </w:rPr>
              <w:tab/>
            </w:r>
            <w:r>
              <w:rPr>
                <w:noProof/>
                <w:webHidden/>
              </w:rPr>
              <w:fldChar w:fldCharType="begin"/>
            </w:r>
            <w:r w:rsidR="003F4F80">
              <w:rPr>
                <w:noProof/>
                <w:webHidden/>
              </w:rPr>
              <w:instrText xml:space="preserve"> PAGEREF _Toc371079159 \h </w:instrText>
            </w:r>
            <w:r>
              <w:rPr>
                <w:noProof/>
                <w:webHidden/>
              </w:rPr>
            </w:r>
            <w:r>
              <w:rPr>
                <w:noProof/>
                <w:webHidden/>
              </w:rPr>
              <w:fldChar w:fldCharType="separate"/>
            </w:r>
            <w:r w:rsidR="003F4F80">
              <w:rPr>
                <w:noProof/>
                <w:webHidden/>
              </w:rPr>
              <w:t>5</w:t>
            </w:r>
            <w:r>
              <w:rPr>
                <w:noProof/>
                <w:webHidden/>
              </w:rPr>
              <w:fldChar w:fldCharType="end"/>
            </w:r>
          </w:hyperlink>
        </w:p>
        <w:p w:rsidR="003F4F80" w:rsidRDefault="008872AD">
          <w:pPr>
            <w:pStyle w:val="TOC1"/>
            <w:tabs>
              <w:tab w:val="right" w:leader="dot" w:pos="9350"/>
            </w:tabs>
            <w:rPr>
              <w:noProof/>
              <w:lang w:bidi="ar-SA"/>
            </w:rPr>
          </w:pPr>
          <w:hyperlink w:anchor="_Toc371079160" w:history="1">
            <w:r w:rsidR="003F4F80" w:rsidRPr="00162B11">
              <w:rPr>
                <w:rStyle w:val="Hyperlink"/>
                <w:noProof/>
              </w:rPr>
              <w:t>Lab 2 – Build a new ARM program</w:t>
            </w:r>
            <w:r w:rsidR="003F4F80">
              <w:rPr>
                <w:noProof/>
                <w:webHidden/>
              </w:rPr>
              <w:tab/>
            </w:r>
            <w:r>
              <w:rPr>
                <w:noProof/>
                <w:webHidden/>
              </w:rPr>
              <w:fldChar w:fldCharType="begin"/>
            </w:r>
            <w:r w:rsidR="003F4F80">
              <w:rPr>
                <w:noProof/>
                <w:webHidden/>
              </w:rPr>
              <w:instrText xml:space="preserve"> PAGEREF _Toc371079160 \h </w:instrText>
            </w:r>
            <w:r>
              <w:rPr>
                <w:noProof/>
                <w:webHidden/>
              </w:rPr>
            </w:r>
            <w:r>
              <w:rPr>
                <w:noProof/>
                <w:webHidden/>
              </w:rPr>
              <w:fldChar w:fldCharType="separate"/>
            </w:r>
            <w:r w:rsidR="003F4F80">
              <w:rPr>
                <w:noProof/>
                <w:webHidden/>
              </w:rPr>
              <w:t>9</w:t>
            </w:r>
            <w:r>
              <w:rPr>
                <w:noProof/>
                <w:webHidden/>
              </w:rPr>
              <w:fldChar w:fldCharType="end"/>
            </w:r>
          </w:hyperlink>
        </w:p>
        <w:p w:rsidR="003F4F80" w:rsidRDefault="008872AD">
          <w:pPr>
            <w:pStyle w:val="TOC2"/>
            <w:tabs>
              <w:tab w:val="right" w:leader="dot" w:pos="9350"/>
            </w:tabs>
            <w:rPr>
              <w:noProof/>
              <w:lang w:bidi="ar-SA"/>
            </w:rPr>
          </w:pPr>
          <w:hyperlink w:anchor="_Toc371079161" w:history="1">
            <w:r w:rsidR="003F4F80" w:rsidRPr="00162B11">
              <w:rPr>
                <w:rStyle w:val="Hyperlink"/>
                <w:noProof/>
              </w:rPr>
              <w:t>Projects and source code</w:t>
            </w:r>
            <w:r w:rsidR="003F4F80">
              <w:rPr>
                <w:noProof/>
                <w:webHidden/>
              </w:rPr>
              <w:tab/>
            </w:r>
            <w:r>
              <w:rPr>
                <w:noProof/>
                <w:webHidden/>
              </w:rPr>
              <w:fldChar w:fldCharType="begin"/>
            </w:r>
            <w:r w:rsidR="003F4F80">
              <w:rPr>
                <w:noProof/>
                <w:webHidden/>
              </w:rPr>
              <w:instrText xml:space="preserve"> PAGEREF _Toc371079161 \h </w:instrText>
            </w:r>
            <w:r>
              <w:rPr>
                <w:noProof/>
                <w:webHidden/>
              </w:rPr>
            </w:r>
            <w:r>
              <w:rPr>
                <w:noProof/>
                <w:webHidden/>
              </w:rPr>
              <w:fldChar w:fldCharType="separate"/>
            </w:r>
            <w:r w:rsidR="003F4F80">
              <w:rPr>
                <w:noProof/>
                <w:webHidden/>
              </w:rPr>
              <w:t>9</w:t>
            </w:r>
            <w:r>
              <w:rPr>
                <w:noProof/>
                <w:webHidden/>
              </w:rPr>
              <w:fldChar w:fldCharType="end"/>
            </w:r>
          </w:hyperlink>
        </w:p>
        <w:p w:rsidR="003F4F80" w:rsidRDefault="008872AD">
          <w:pPr>
            <w:pStyle w:val="TOC2"/>
            <w:tabs>
              <w:tab w:val="right" w:leader="dot" w:pos="9350"/>
            </w:tabs>
            <w:rPr>
              <w:noProof/>
              <w:lang w:bidi="ar-SA"/>
            </w:rPr>
          </w:pPr>
          <w:hyperlink w:anchor="_Toc371079162"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_Toc371079162 \h </w:instrText>
            </w:r>
            <w:r>
              <w:rPr>
                <w:noProof/>
                <w:webHidden/>
              </w:rPr>
            </w:r>
            <w:r>
              <w:rPr>
                <w:noProof/>
                <w:webHidden/>
              </w:rPr>
              <w:fldChar w:fldCharType="separate"/>
            </w:r>
            <w:r w:rsidR="003F4F80">
              <w:rPr>
                <w:noProof/>
                <w:webHidden/>
              </w:rPr>
              <w:t>9</w:t>
            </w:r>
            <w:r>
              <w:rPr>
                <w:noProof/>
                <w:webHidden/>
              </w:rPr>
              <w:fldChar w:fldCharType="end"/>
            </w:r>
          </w:hyperlink>
        </w:p>
        <w:p w:rsidR="003F4F80" w:rsidRDefault="008872AD">
          <w:pPr>
            <w:pStyle w:val="TOC3"/>
            <w:tabs>
              <w:tab w:val="right" w:leader="dot" w:pos="9350"/>
            </w:tabs>
            <w:rPr>
              <w:noProof/>
              <w:lang w:bidi="ar-SA"/>
            </w:rPr>
          </w:pPr>
          <w:hyperlink w:anchor="_Toc371079163" w:history="1">
            <w:r w:rsidR="003F4F80" w:rsidRPr="00162B11">
              <w:rPr>
                <w:rStyle w:val="Hyperlink"/>
                <w:noProof/>
              </w:rPr>
              <w:t>Task 1: Modify the file system</w:t>
            </w:r>
            <w:r w:rsidR="003F4F80">
              <w:rPr>
                <w:noProof/>
                <w:webHidden/>
              </w:rPr>
              <w:tab/>
            </w:r>
            <w:r>
              <w:rPr>
                <w:noProof/>
                <w:webHidden/>
              </w:rPr>
              <w:fldChar w:fldCharType="begin"/>
            </w:r>
            <w:r w:rsidR="003F4F80">
              <w:rPr>
                <w:noProof/>
                <w:webHidden/>
              </w:rPr>
              <w:instrText xml:space="preserve"> PAGEREF _Toc371079163 \h </w:instrText>
            </w:r>
            <w:r>
              <w:rPr>
                <w:noProof/>
                <w:webHidden/>
              </w:rPr>
            </w:r>
            <w:r>
              <w:rPr>
                <w:noProof/>
                <w:webHidden/>
              </w:rPr>
              <w:fldChar w:fldCharType="separate"/>
            </w:r>
            <w:r w:rsidR="003F4F80">
              <w:rPr>
                <w:noProof/>
                <w:webHidden/>
              </w:rPr>
              <w:t>9</w:t>
            </w:r>
            <w:r>
              <w:rPr>
                <w:noProof/>
                <w:webHidden/>
              </w:rPr>
              <w:fldChar w:fldCharType="end"/>
            </w:r>
          </w:hyperlink>
        </w:p>
        <w:p w:rsidR="003F4F80" w:rsidRDefault="008872AD">
          <w:pPr>
            <w:pStyle w:val="TOC3"/>
            <w:tabs>
              <w:tab w:val="right" w:leader="dot" w:pos="9350"/>
            </w:tabs>
            <w:rPr>
              <w:noProof/>
              <w:lang w:bidi="ar-SA"/>
            </w:rPr>
          </w:pPr>
          <w:hyperlink w:anchor="_Toc371079164" w:history="1">
            <w:r w:rsidR="003F4F80" w:rsidRPr="00162B11">
              <w:rPr>
                <w:rStyle w:val="Hyperlink"/>
                <w:noProof/>
              </w:rPr>
              <w:t>Example simple code</w:t>
            </w:r>
            <w:r w:rsidR="003F4F80">
              <w:rPr>
                <w:noProof/>
                <w:webHidden/>
              </w:rPr>
              <w:tab/>
            </w:r>
            <w:r>
              <w:rPr>
                <w:noProof/>
                <w:webHidden/>
              </w:rPr>
              <w:fldChar w:fldCharType="begin"/>
            </w:r>
            <w:r w:rsidR="003F4F80">
              <w:rPr>
                <w:noProof/>
                <w:webHidden/>
              </w:rPr>
              <w:instrText xml:space="preserve"> PAGEREF _Toc371079164 \h </w:instrText>
            </w:r>
            <w:r>
              <w:rPr>
                <w:noProof/>
                <w:webHidden/>
              </w:rPr>
            </w:r>
            <w:r>
              <w:rPr>
                <w:noProof/>
                <w:webHidden/>
              </w:rPr>
              <w:fldChar w:fldCharType="separate"/>
            </w:r>
            <w:r w:rsidR="003F4F80">
              <w:rPr>
                <w:noProof/>
                <w:webHidden/>
              </w:rPr>
              <w:t>9</w:t>
            </w:r>
            <w:r>
              <w:rPr>
                <w:noProof/>
                <w:webHidden/>
              </w:rPr>
              <w:fldChar w:fldCharType="end"/>
            </w:r>
          </w:hyperlink>
        </w:p>
        <w:p w:rsidR="003F4F80" w:rsidRDefault="008872AD">
          <w:pPr>
            <w:pStyle w:val="TOC3"/>
            <w:tabs>
              <w:tab w:val="right" w:leader="dot" w:pos="9350"/>
            </w:tabs>
            <w:rPr>
              <w:noProof/>
              <w:lang w:bidi="ar-SA"/>
            </w:rPr>
          </w:pPr>
          <w:hyperlink w:anchor="_Toc371079165" w:history="1">
            <w:r w:rsidR="003F4F80" w:rsidRPr="00162B11">
              <w:rPr>
                <w:rStyle w:val="Hyperlink"/>
                <w:noProof/>
              </w:rPr>
              <w:t>Unzip and decompress the file system and add the new executable</w:t>
            </w:r>
            <w:r w:rsidR="003F4F80">
              <w:rPr>
                <w:noProof/>
                <w:webHidden/>
              </w:rPr>
              <w:tab/>
            </w:r>
            <w:r>
              <w:rPr>
                <w:noProof/>
                <w:webHidden/>
              </w:rPr>
              <w:fldChar w:fldCharType="begin"/>
            </w:r>
            <w:r w:rsidR="003F4F80">
              <w:rPr>
                <w:noProof/>
                <w:webHidden/>
              </w:rPr>
              <w:instrText xml:space="preserve"> PAGEREF _Toc371079165 \h </w:instrText>
            </w:r>
            <w:r>
              <w:rPr>
                <w:noProof/>
                <w:webHidden/>
              </w:rPr>
            </w:r>
            <w:r>
              <w:rPr>
                <w:noProof/>
                <w:webHidden/>
              </w:rPr>
              <w:fldChar w:fldCharType="separate"/>
            </w:r>
            <w:r w:rsidR="003F4F80">
              <w:rPr>
                <w:noProof/>
                <w:webHidden/>
              </w:rPr>
              <w:t>11</w:t>
            </w:r>
            <w:r>
              <w:rPr>
                <w:noProof/>
                <w:webHidden/>
              </w:rPr>
              <w:fldChar w:fldCharType="end"/>
            </w:r>
          </w:hyperlink>
        </w:p>
        <w:p w:rsidR="003F4F80" w:rsidRDefault="008872AD">
          <w:pPr>
            <w:pStyle w:val="TOC3"/>
            <w:tabs>
              <w:tab w:val="right" w:leader="dot" w:pos="9350"/>
            </w:tabs>
            <w:rPr>
              <w:noProof/>
              <w:lang w:bidi="ar-SA"/>
            </w:rPr>
          </w:pPr>
          <w:hyperlink w:anchor="_Toc371079166" w:history="1">
            <w:r w:rsidR="003F4F80" w:rsidRPr="00162B11">
              <w:rPr>
                <w:rStyle w:val="Hyperlink"/>
                <w:noProof/>
              </w:rPr>
              <w:t>Compressed and zip the new file system</w:t>
            </w:r>
            <w:r w:rsidR="003F4F80">
              <w:rPr>
                <w:noProof/>
                <w:webHidden/>
              </w:rPr>
              <w:tab/>
            </w:r>
            <w:r>
              <w:rPr>
                <w:noProof/>
                <w:webHidden/>
              </w:rPr>
              <w:fldChar w:fldCharType="begin"/>
            </w:r>
            <w:r w:rsidR="003F4F80">
              <w:rPr>
                <w:noProof/>
                <w:webHidden/>
              </w:rPr>
              <w:instrText xml:space="preserve"> PAGEREF _Toc371079166 \h </w:instrText>
            </w:r>
            <w:r>
              <w:rPr>
                <w:noProof/>
                <w:webHidden/>
              </w:rPr>
            </w:r>
            <w:r>
              <w:rPr>
                <w:noProof/>
                <w:webHidden/>
              </w:rPr>
              <w:fldChar w:fldCharType="separate"/>
            </w:r>
            <w:r w:rsidR="003F4F80">
              <w:rPr>
                <w:noProof/>
                <w:webHidden/>
              </w:rPr>
              <w:t>12</w:t>
            </w:r>
            <w:r>
              <w:rPr>
                <w:noProof/>
                <w:webHidden/>
              </w:rPr>
              <w:fldChar w:fldCharType="end"/>
            </w:r>
          </w:hyperlink>
        </w:p>
        <w:p w:rsidR="003F4F80" w:rsidRDefault="008872AD">
          <w:pPr>
            <w:pStyle w:val="TOC2"/>
            <w:tabs>
              <w:tab w:val="right" w:leader="dot" w:pos="9350"/>
            </w:tabs>
            <w:rPr>
              <w:noProof/>
              <w:lang w:bidi="ar-SA"/>
            </w:rPr>
          </w:pPr>
          <w:hyperlink w:anchor="_Toc371079167" w:history="1">
            <w:r w:rsidR="003F4F80" w:rsidRPr="00162B11">
              <w:rPr>
                <w:rStyle w:val="Hyperlink"/>
                <w:noProof/>
              </w:rPr>
              <w:t>Reboot the EVM and run the new program</w:t>
            </w:r>
            <w:r w:rsidR="003F4F80">
              <w:rPr>
                <w:noProof/>
                <w:webHidden/>
              </w:rPr>
              <w:tab/>
            </w:r>
            <w:r>
              <w:rPr>
                <w:noProof/>
                <w:webHidden/>
              </w:rPr>
              <w:fldChar w:fldCharType="begin"/>
            </w:r>
            <w:r w:rsidR="003F4F80">
              <w:rPr>
                <w:noProof/>
                <w:webHidden/>
              </w:rPr>
              <w:instrText xml:space="preserve"> PAGEREF _Toc371079167 \h </w:instrText>
            </w:r>
            <w:r>
              <w:rPr>
                <w:noProof/>
                <w:webHidden/>
              </w:rPr>
            </w:r>
            <w:r>
              <w:rPr>
                <w:noProof/>
                <w:webHidden/>
              </w:rPr>
              <w:fldChar w:fldCharType="separate"/>
            </w:r>
            <w:r w:rsidR="003F4F80">
              <w:rPr>
                <w:noProof/>
                <w:webHidden/>
              </w:rPr>
              <w:t>12</w:t>
            </w:r>
            <w:r>
              <w:rPr>
                <w:noProof/>
                <w:webHidden/>
              </w:rPr>
              <w:fldChar w:fldCharType="end"/>
            </w:r>
          </w:hyperlink>
        </w:p>
        <w:p w:rsidR="003F4F80" w:rsidRDefault="008872AD">
          <w:pPr>
            <w:pStyle w:val="TOC3"/>
            <w:tabs>
              <w:tab w:val="right" w:leader="dot" w:pos="9350"/>
            </w:tabs>
            <w:rPr>
              <w:noProof/>
              <w:lang w:bidi="ar-SA"/>
            </w:rPr>
          </w:pPr>
          <w:hyperlink w:anchor="_Toc371079168" w:history="1">
            <w:r w:rsidR="003F4F80" w:rsidRPr="00162B11">
              <w:rPr>
                <w:rStyle w:val="Hyperlink"/>
                <w:noProof/>
              </w:rPr>
              <w:t>Task 2(optional): Build U-boot, Boot Monitor and Kernel</w:t>
            </w:r>
            <w:r w:rsidR="003F4F80">
              <w:rPr>
                <w:noProof/>
                <w:webHidden/>
              </w:rPr>
              <w:tab/>
            </w:r>
            <w:r>
              <w:rPr>
                <w:noProof/>
                <w:webHidden/>
              </w:rPr>
              <w:fldChar w:fldCharType="begin"/>
            </w:r>
            <w:r w:rsidR="003F4F80">
              <w:rPr>
                <w:noProof/>
                <w:webHidden/>
              </w:rPr>
              <w:instrText xml:space="preserve"> PAGEREF _Toc371079168 \h </w:instrText>
            </w:r>
            <w:r>
              <w:rPr>
                <w:noProof/>
                <w:webHidden/>
              </w:rPr>
            </w:r>
            <w:r>
              <w:rPr>
                <w:noProof/>
                <w:webHidden/>
              </w:rPr>
              <w:fldChar w:fldCharType="separate"/>
            </w:r>
            <w:r w:rsidR="003F4F80">
              <w:rPr>
                <w:noProof/>
                <w:webHidden/>
              </w:rPr>
              <w:t>12</w:t>
            </w:r>
            <w:r>
              <w:rPr>
                <w:noProof/>
                <w:webHidden/>
              </w:rPr>
              <w:fldChar w:fldCharType="end"/>
            </w:r>
          </w:hyperlink>
        </w:p>
        <w:p w:rsidR="003F4F80" w:rsidRDefault="008872AD">
          <w:pPr>
            <w:pStyle w:val="TOC3"/>
            <w:tabs>
              <w:tab w:val="right" w:leader="dot" w:pos="9350"/>
            </w:tabs>
            <w:rPr>
              <w:noProof/>
              <w:lang w:bidi="ar-SA"/>
            </w:rPr>
          </w:pPr>
          <w:hyperlink w:anchor="_Toc371079169" w:history="1">
            <w:r w:rsidR="003F4F80" w:rsidRPr="00162B11">
              <w:rPr>
                <w:rStyle w:val="Hyperlink"/>
                <w:noProof/>
              </w:rPr>
              <w:t>U-BOOT source code extraction and build instructions</w:t>
            </w:r>
            <w:r w:rsidR="003F4F80">
              <w:rPr>
                <w:noProof/>
                <w:webHidden/>
              </w:rPr>
              <w:tab/>
            </w:r>
            <w:r>
              <w:rPr>
                <w:noProof/>
                <w:webHidden/>
              </w:rPr>
              <w:fldChar w:fldCharType="begin"/>
            </w:r>
            <w:r w:rsidR="003F4F80">
              <w:rPr>
                <w:noProof/>
                <w:webHidden/>
              </w:rPr>
              <w:instrText xml:space="preserve"> PAGEREF _Toc371079169 \h </w:instrText>
            </w:r>
            <w:r>
              <w:rPr>
                <w:noProof/>
                <w:webHidden/>
              </w:rPr>
            </w:r>
            <w:r>
              <w:rPr>
                <w:noProof/>
                <w:webHidden/>
              </w:rPr>
              <w:fldChar w:fldCharType="separate"/>
            </w:r>
            <w:r w:rsidR="003F4F80">
              <w:rPr>
                <w:noProof/>
                <w:webHidden/>
              </w:rPr>
              <w:t>13</w:t>
            </w:r>
            <w:r>
              <w:rPr>
                <w:noProof/>
                <w:webHidden/>
              </w:rPr>
              <w:fldChar w:fldCharType="end"/>
            </w:r>
          </w:hyperlink>
        </w:p>
        <w:p w:rsidR="003F4F80" w:rsidRDefault="008872AD">
          <w:pPr>
            <w:pStyle w:val="TOC3"/>
            <w:tabs>
              <w:tab w:val="right" w:leader="dot" w:pos="9350"/>
            </w:tabs>
            <w:rPr>
              <w:noProof/>
              <w:lang w:bidi="ar-SA"/>
            </w:rPr>
          </w:pPr>
          <w:hyperlink w:anchor="_Toc371079170" w:history="1">
            <w:r w:rsidR="003F4F80" w:rsidRPr="00162B11">
              <w:rPr>
                <w:rStyle w:val="Hyperlink"/>
                <w:noProof/>
              </w:rPr>
              <w:t>4. Boot Monitor (skern.bin) source code extraction and build instructions</w:t>
            </w:r>
            <w:r w:rsidR="003F4F80">
              <w:rPr>
                <w:noProof/>
                <w:webHidden/>
              </w:rPr>
              <w:tab/>
            </w:r>
            <w:r>
              <w:rPr>
                <w:noProof/>
                <w:webHidden/>
              </w:rPr>
              <w:fldChar w:fldCharType="begin"/>
            </w:r>
            <w:r w:rsidR="003F4F80">
              <w:rPr>
                <w:noProof/>
                <w:webHidden/>
              </w:rPr>
              <w:instrText xml:space="preserve"> PAGEREF _Toc371079170 \h </w:instrText>
            </w:r>
            <w:r>
              <w:rPr>
                <w:noProof/>
                <w:webHidden/>
              </w:rPr>
            </w:r>
            <w:r>
              <w:rPr>
                <w:noProof/>
                <w:webHidden/>
              </w:rPr>
              <w:fldChar w:fldCharType="separate"/>
            </w:r>
            <w:r w:rsidR="003F4F80">
              <w:rPr>
                <w:noProof/>
                <w:webHidden/>
              </w:rPr>
              <w:t>14</w:t>
            </w:r>
            <w:r>
              <w:rPr>
                <w:noProof/>
                <w:webHidden/>
              </w:rPr>
              <w:fldChar w:fldCharType="end"/>
            </w:r>
          </w:hyperlink>
        </w:p>
        <w:p w:rsidR="003F4F80" w:rsidRDefault="008872AD">
          <w:pPr>
            <w:pStyle w:val="TOC3"/>
            <w:tabs>
              <w:tab w:val="right" w:leader="dot" w:pos="9350"/>
            </w:tabs>
            <w:rPr>
              <w:noProof/>
              <w:lang w:bidi="ar-SA"/>
            </w:rPr>
          </w:pPr>
          <w:hyperlink w:anchor="_Toc371079171" w:history="1">
            <w:r w:rsidR="003F4F80" w:rsidRPr="00162B11">
              <w:rPr>
                <w:rStyle w:val="Hyperlink"/>
                <w:noProof/>
              </w:rPr>
              <w:t>5.  Linux Kernel  and device tree  source code extraction and build instructions</w:t>
            </w:r>
            <w:r w:rsidR="003F4F80">
              <w:rPr>
                <w:noProof/>
                <w:webHidden/>
              </w:rPr>
              <w:tab/>
            </w:r>
            <w:r>
              <w:rPr>
                <w:noProof/>
                <w:webHidden/>
              </w:rPr>
              <w:fldChar w:fldCharType="begin"/>
            </w:r>
            <w:r w:rsidR="003F4F80">
              <w:rPr>
                <w:noProof/>
                <w:webHidden/>
              </w:rPr>
              <w:instrText xml:space="preserve"> PAGEREF _Toc371079171 \h </w:instrText>
            </w:r>
            <w:r>
              <w:rPr>
                <w:noProof/>
                <w:webHidden/>
              </w:rPr>
            </w:r>
            <w:r>
              <w:rPr>
                <w:noProof/>
                <w:webHidden/>
              </w:rPr>
              <w:fldChar w:fldCharType="separate"/>
            </w:r>
            <w:r w:rsidR="003F4F80">
              <w:rPr>
                <w:noProof/>
                <w:webHidden/>
              </w:rPr>
              <w:t>14</w:t>
            </w:r>
            <w:r>
              <w:rPr>
                <w:noProof/>
                <w:webHidden/>
              </w:rPr>
              <w:fldChar w:fldCharType="end"/>
            </w:r>
          </w:hyperlink>
        </w:p>
        <w:p w:rsidR="003F4F80" w:rsidRDefault="008872AD">
          <w:pPr>
            <w:pStyle w:val="TOC1"/>
            <w:tabs>
              <w:tab w:val="right" w:leader="dot" w:pos="9350"/>
            </w:tabs>
            <w:rPr>
              <w:noProof/>
              <w:lang w:bidi="ar-SA"/>
            </w:rPr>
          </w:pPr>
          <w:hyperlink w:anchor="_Toc371079172" w:history="1">
            <w:r w:rsidR="003F4F80" w:rsidRPr="00162B11">
              <w:rPr>
                <w:rStyle w:val="Hyperlink"/>
                <w:noProof/>
              </w:rPr>
              <w:t>Lab 3 – Boot Using NFS-mounted file system</w:t>
            </w:r>
            <w:r w:rsidR="003F4F80">
              <w:rPr>
                <w:noProof/>
                <w:webHidden/>
              </w:rPr>
              <w:tab/>
            </w:r>
            <w:r>
              <w:rPr>
                <w:noProof/>
                <w:webHidden/>
              </w:rPr>
              <w:fldChar w:fldCharType="begin"/>
            </w:r>
            <w:r w:rsidR="003F4F80">
              <w:rPr>
                <w:noProof/>
                <w:webHidden/>
              </w:rPr>
              <w:instrText xml:space="preserve"> PAGEREF _Toc371079172 \h </w:instrText>
            </w:r>
            <w:r>
              <w:rPr>
                <w:noProof/>
                <w:webHidden/>
              </w:rPr>
            </w:r>
            <w:r>
              <w:rPr>
                <w:noProof/>
                <w:webHidden/>
              </w:rPr>
              <w:fldChar w:fldCharType="separate"/>
            </w:r>
            <w:r w:rsidR="003F4F80">
              <w:rPr>
                <w:noProof/>
                <w:webHidden/>
              </w:rPr>
              <w:t>16</w:t>
            </w:r>
            <w:r>
              <w:rPr>
                <w:noProof/>
                <w:webHidden/>
              </w:rPr>
              <w:fldChar w:fldCharType="end"/>
            </w:r>
          </w:hyperlink>
        </w:p>
        <w:p w:rsidR="003F4F80" w:rsidRDefault="008872AD">
          <w:pPr>
            <w:pStyle w:val="TOC2"/>
            <w:tabs>
              <w:tab w:val="right" w:leader="dot" w:pos="9350"/>
            </w:tabs>
            <w:rPr>
              <w:noProof/>
              <w:lang w:bidi="ar-SA"/>
            </w:rPr>
          </w:pPr>
          <w:hyperlink w:anchor="_Toc371079173"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_Toc371079173 \h </w:instrText>
            </w:r>
            <w:r>
              <w:rPr>
                <w:noProof/>
                <w:webHidden/>
              </w:rPr>
            </w:r>
            <w:r>
              <w:rPr>
                <w:noProof/>
                <w:webHidden/>
              </w:rPr>
              <w:fldChar w:fldCharType="separate"/>
            </w:r>
            <w:r w:rsidR="003F4F80">
              <w:rPr>
                <w:noProof/>
                <w:webHidden/>
              </w:rPr>
              <w:t>16</w:t>
            </w:r>
            <w:r>
              <w:rPr>
                <w:noProof/>
                <w:webHidden/>
              </w:rPr>
              <w:fldChar w:fldCharType="end"/>
            </w:r>
          </w:hyperlink>
        </w:p>
        <w:p w:rsidR="003F4F80" w:rsidRDefault="008872AD">
          <w:pPr>
            <w:pStyle w:val="TOC3"/>
            <w:tabs>
              <w:tab w:val="right" w:leader="dot" w:pos="9350"/>
            </w:tabs>
            <w:rPr>
              <w:noProof/>
              <w:lang w:bidi="ar-SA"/>
            </w:rPr>
          </w:pPr>
          <w:hyperlink w:anchor="_Toc371079174" w:history="1">
            <w:r w:rsidR="003F4F80" w:rsidRPr="00162B11">
              <w:rPr>
                <w:rStyle w:val="Hyperlink"/>
                <w:noProof/>
              </w:rPr>
              <w:t>Task 1: Build a file system on a Linux host, use the NFS server</w:t>
            </w:r>
            <w:r w:rsidR="003F4F80">
              <w:rPr>
                <w:noProof/>
                <w:webHidden/>
              </w:rPr>
              <w:tab/>
            </w:r>
            <w:r>
              <w:rPr>
                <w:noProof/>
                <w:webHidden/>
              </w:rPr>
              <w:fldChar w:fldCharType="begin"/>
            </w:r>
            <w:r w:rsidR="003F4F80">
              <w:rPr>
                <w:noProof/>
                <w:webHidden/>
              </w:rPr>
              <w:instrText xml:space="preserve"> PAGEREF _Toc371079174 \h </w:instrText>
            </w:r>
            <w:r>
              <w:rPr>
                <w:noProof/>
                <w:webHidden/>
              </w:rPr>
            </w:r>
            <w:r>
              <w:rPr>
                <w:noProof/>
                <w:webHidden/>
              </w:rPr>
              <w:fldChar w:fldCharType="separate"/>
            </w:r>
            <w:r w:rsidR="003F4F80">
              <w:rPr>
                <w:noProof/>
                <w:webHidden/>
              </w:rPr>
              <w:t>16</w:t>
            </w:r>
            <w:r>
              <w:rPr>
                <w:noProof/>
                <w:webHidden/>
              </w:rPr>
              <w:fldChar w:fldCharType="end"/>
            </w:r>
          </w:hyperlink>
        </w:p>
        <w:p w:rsidR="003F4F80" w:rsidRDefault="008872AD">
          <w:pPr>
            <w:pStyle w:val="TOC3"/>
            <w:tabs>
              <w:tab w:val="right" w:leader="dot" w:pos="9350"/>
            </w:tabs>
            <w:rPr>
              <w:noProof/>
              <w:lang w:bidi="ar-SA"/>
            </w:rPr>
          </w:pPr>
          <w:hyperlink w:anchor="_Toc371079175" w:history="1">
            <w:r w:rsidR="003F4F80" w:rsidRPr="00162B11">
              <w:rPr>
                <w:rStyle w:val="Hyperlink"/>
                <w:noProof/>
              </w:rPr>
              <w:t>Task 2: Configure U-BOOT to mount the file server and boot</w:t>
            </w:r>
            <w:r w:rsidR="003F4F80">
              <w:rPr>
                <w:noProof/>
                <w:webHidden/>
              </w:rPr>
              <w:tab/>
            </w:r>
            <w:r>
              <w:rPr>
                <w:noProof/>
                <w:webHidden/>
              </w:rPr>
              <w:fldChar w:fldCharType="begin"/>
            </w:r>
            <w:r w:rsidR="003F4F80">
              <w:rPr>
                <w:noProof/>
                <w:webHidden/>
              </w:rPr>
              <w:instrText xml:space="preserve"> PAGEREF _Toc371079175 \h </w:instrText>
            </w:r>
            <w:r>
              <w:rPr>
                <w:noProof/>
                <w:webHidden/>
              </w:rPr>
            </w:r>
            <w:r>
              <w:rPr>
                <w:noProof/>
                <w:webHidden/>
              </w:rPr>
              <w:fldChar w:fldCharType="separate"/>
            </w:r>
            <w:r w:rsidR="003F4F80">
              <w:rPr>
                <w:noProof/>
                <w:webHidden/>
              </w:rPr>
              <w:t>16</w:t>
            </w:r>
            <w:r>
              <w:rPr>
                <w:noProof/>
                <w:webHidden/>
              </w:rPr>
              <w:fldChar w:fldCharType="end"/>
            </w:r>
          </w:hyperlink>
        </w:p>
        <w:p w:rsidR="003F4F80" w:rsidRDefault="008872AD">
          <w:pPr>
            <w:pStyle w:val="TOC3"/>
            <w:tabs>
              <w:tab w:val="right" w:leader="dot" w:pos="9350"/>
            </w:tabs>
            <w:rPr>
              <w:noProof/>
              <w:lang w:bidi="ar-SA"/>
            </w:rPr>
          </w:pPr>
          <w:hyperlink w:anchor="_Toc371079176" w:history="1">
            <w:r w:rsidR="003F4F80" w:rsidRPr="00162B11">
              <w:rPr>
                <w:rStyle w:val="Hyperlink"/>
                <w:noProof/>
              </w:rPr>
              <w:t>Task 3: Build a new C program in the file system, and debug it</w:t>
            </w:r>
            <w:r w:rsidR="003F4F80">
              <w:rPr>
                <w:noProof/>
                <w:webHidden/>
              </w:rPr>
              <w:tab/>
            </w:r>
            <w:r>
              <w:rPr>
                <w:noProof/>
                <w:webHidden/>
              </w:rPr>
              <w:fldChar w:fldCharType="begin"/>
            </w:r>
            <w:r w:rsidR="003F4F80">
              <w:rPr>
                <w:noProof/>
                <w:webHidden/>
              </w:rPr>
              <w:instrText xml:space="preserve"> PAGEREF _Toc371079176 \h </w:instrText>
            </w:r>
            <w:r>
              <w:rPr>
                <w:noProof/>
                <w:webHidden/>
              </w:rPr>
            </w:r>
            <w:r>
              <w:rPr>
                <w:noProof/>
                <w:webHidden/>
              </w:rPr>
              <w:fldChar w:fldCharType="separate"/>
            </w:r>
            <w:r w:rsidR="003F4F80">
              <w:rPr>
                <w:noProof/>
                <w:webHidden/>
              </w:rPr>
              <w:t>17</w:t>
            </w:r>
            <w:r>
              <w:rPr>
                <w:noProof/>
                <w:webHidden/>
              </w:rPr>
              <w:fldChar w:fldCharType="end"/>
            </w:r>
          </w:hyperlink>
        </w:p>
        <w:p w:rsidR="003F4F80" w:rsidRDefault="008872AD">
          <w:pPr>
            <w:pStyle w:val="TOC1"/>
            <w:tabs>
              <w:tab w:val="right" w:leader="dot" w:pos="9350"/>
            </w:tabs>
            <w:rPr>
              <w:noProof/>
              <w:lang w:bidi="ar-SA"/>
            </w:rPr>
          </w:pPr>
          <w:hyperlink w:anchor="_Toc371079177" w:history="1">
            <w:r w:rsidR="003F4F80" w:rsidRPr="00162B11">
              <w:rPr>
                <w:rStyle w:val="Hyperlink"/>
                <w:noProof/>
              </w:rPr>
              <w:t>Lab 4 – Build, run and optimize DSP project using CCS</w:t>
            </w:r>
            <w:r w:rsidR="003F4F80">
              <w:rPr>
                <w:noProof/>
                <w:webHidden/>
              </w:rPr>
              <w:tab/>
            </w:r>
            <w:r>
              <w:rPr>
                <w:noProof/>
                <w:webHidden/>
              </w:rPr>
              <w:fldChar w:fldCharType="begin"/>
            </w:r>
            <w:r w:rsidR="003F4F80">
              <w:rPr>
                <w:noProof/>
                <w:webHidden/>
              </w:rPr>
              <w:instrText xml:space="preserve"> PAGEREF _Toc371079177 \h </w:instrText>
            </w:r>
            <w:r>
              <w:rPr>
                <w:noProof/>
                <w:webHidden/>
              </w:rPr>
            </w:r>
            <w:r>
              <w:rPr>
                <w:noProof/>
                <w:webHidden/>
              </w:rPr>
              <w:fldChar w:fldCharType="separate"/>
            </w:r>
            <w:r w:rsidR="003F4F80">
              <w:rPr>
                <w:noProof/>
                <w:webHidden/>
              </w:rPr>
              <w:t>19</w:t>
            </w:r>
            <w:r>
              <w:rPr>
                <w:noProof/>
                <w:webHidden/>
              </w:rPr>
              <w:fldChar w:fldCharType="end"/>
            </w:r>
          </w:hyperlink>
        </w:p>
        <w:p w:rsidR="003F4F80" w:rsidRDefault="008872AD">
          <w:pPr>
            <w:pStyle w:val="TOC2"/>
            <w:tabs>
              <w:tab w:val="right" w:leader="dot" w:pos="9350"/>
            </w:tabs>
            <w:rPr>
              <w:noProof/>
              <w:lang w:bidi="ar-SA"/>
            </w:rPr>
          </w:pPr>
          <w:hyperlink w:anchor="_Toc371079178"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_Toc371079178 \h </w:instrText>
            </w:r>
            <w:r>
              <w:rPr>
                <w:noProof/>
                <w:webHidden/>
              </w:rPr>
            </w:r>
            <w:r>
              <w:rPr>
                <w:noProof/>
                <w:webHidden/>
              </w:rPr>
              <w:fldChar w:fldCharType="separate"/>
            </w:r>
            <w:r w:rsidR="003F4F80">
              <w:rPr>
                <w:noProof/>
                <w:webHidden/>
              </w:rPr>
              <w:t>19</w:t>
            </w:r>
            <w:r>
              <w:rPr>
                <w:noProof/>
                <w:webHidden/>
              </w:rPr>
              <w:fldChar w:fldCharType="end"/>
            </w:r>
          </w:hyperlink>
        </w:p>
        <w:p w:rsidR="003F4F80" w:rsidRDefault="008872AD">
          <w:pPr>
            <w:pStyle w:val="TOC2"/>
            <w:tabs>
              <w:tab w:val="right" w:leader="dot" w:pos="9350"/>
            </w:tabs>
            <w:rPr>
              <w:noProof/>
              <w:lang w:bidi="ar-SA"/>
            </w:rPr>
          </w:pPr>
          <w:hyperlink w:anchor="_Toc371079179" w:history="1">
            <w:r w:rsidR="003F4F80" w:rsidRPr="00162B11">
              <w:rPr>
                <w:rStyle w:val="Hyperlink"/>
                <w:noProof/>
              </w:rPr>
              <w:t>II. Project Files</w:t>
            </w:r>
            <w:r w:rsidR="003F4F80">
              <w:rPr>
                <w:noProof/>
                <w:webHidden/>
              </w:rPr>
              <w:tab/>
            </w:r>
            <w:r>
              <w:rPr>
                <w:noProof/>
                <w:webHidden/>
              </w:rPr>
              <w:fldChar w:fldCharType="begin"/>
            </w:r>
            <w:r w:rsidR="003F4F80">
              <w:rPr>
                <w:noProof/>
                <w:webHidden/>
              </w:rPr>
              <w:instrText xml:space="preserve"> PAGEREF _Toc371079179 \h </w:instrText>
            </w:r>
            <w:r>
              <w:rPr>
                <w:noProof/>
                <w:webHidden/>
              </w:rPr>
            </w:r>
            <w:r>
              <w:rPr>
                <w:noProof/>
                <w:webHidden/>
              </w:rPr>
              <w:fldChar w:fldCharType="separate"/>
            </w:r>
            <w:r w:rsidR="003F4F80">
              <w:rPr>
                <w:noProof/>
                <w:webHidden/>
              </w:rPr>
              <w:t>19</w:t>
            </w:r>
            <w:r>
              <w:rPr>
                <w:noProof/>
                <w:webHidden/>
              </w:rPr>
              <w:fldChar w:fldCharType="end"/>
            </w:r>
          </w:hyperlink>
        </w:p>
        <w:p w:rsidR="003F4F80" w:rsidRDefault="008872AD">
          <w:pPr>
            <w:pStyle w:val="TOC3"/>
            <w:tabs>
              <w:tab w:val="right" w:leader="dot" w:pos="9350"/>
            </w:tabs>
            <w:rPr>
              <w:noProof/>
              <w:lang w:bidi="ar-SA"/>
            </w:rPr>
          </w:pPr>
          <w:hyperlink w:anchor="_Toc371079180" w:history="1">
            <w:r w:rsidR="003F4F80" w:rsidRPr="00162B11">
              <w:rPr>
                <w:rStyle w:val="Hyperlink"/>
                <w:noProof/>
              </w:rPr>
              <w:t>Task 1: Build and Run the Project</w:t>
            </w:r>
            <w:r w:rsidR="003F4F80">
              <w:rPr>
                <w:noProof/>
                <w:webHidden/>
              </w:rPr>
              <w:tab/>
            </w:r>
            <w:r>
              <w:rPr>
                <w:noProof/>
                <w:webHidden/>
              </w:rPr>
              <w:fldChar w:fldCharType="begin"/>
            </w:r>
            <w:r w:rsidR="003F4F80">
              <w:rPr>
                <w:noProof/>
                <w:webHidden/>
              </w:rPr>
              <w:instrText xml:space="preserve"> PAGEREF _Toc371079180 \h </w:instrText>
            </w:r>
            <w:r>
              <w:rPr>
                <w:noProof/>
                <w:webHidden/>
              </w:rPr>
            </w:r>
            <w:r>
              <w:rPr>
                <w:noProof/>
                <w:webHidden/>
              </w:rPr>
              <w:fldChar w:fldCharType="separate"/>
            </w:r>
            <w:r w:rsidR="003F4F80">
              <w:rPr>
                <w:noProof/>
                <w:webHidden/>
              </w:rPr>
              <w:t>19</w:t>
            </w:r>
            <w:r>
              <w:rPr>
                <w:noProof/>
                <w:webHidden/>
              </w:rPr>
              <w:fldChar w:fldCharType="end"/>
            </w:r>
          </w:hyperlink>
        </w:p>
        <w:p w:rsidR="003F4F80" w:rsidRDefault="008872AD">
          <w:pPr>
            <w:pStyle w:val="TOC3"/>
            <w:tabs>
              <w:tab w:val="right" w:leader="dot" w:pos="9350"/>
            </w:tabs>
            <w:rPr>
              <w:noProof/>
              <w:lang w:bidi="ar-SA"/>
            </w:rPr>
          </w:pPr>
          <w:hyperlink w:anchor="_Toc371079181" w:history="1">
            <w:r w:rsidR="003F4F80" w:rsidRPr="00162B11">
              <w:rPr>
                <w:rStyle w:val="Hyperlink"/>
                <w:noProof/>
              </w:rPr>
              <w:t>Task 2: Define the target</w:t>
            </w:r>
            <w:r w:rsidR="003F4F80">
              <w:rPr>
                <w:noProof/>
                <w:webHidden/>
              </w:rPr>
              <w:tab/>
            </w:r>
            <w:r>
              <w:rPr>
                <w:noProof/>
                <w:webHidden/>
              </w:rPr>
              <w:fldChar w:fldCharType="begin"/>
            </w:r>
            <w:r w:rsidR="003F4F80">
              <w:rPr>
                <w:noProof/>
                <w:webHidden/>
              </w:rPr>
              <w:instrText xml:space="preserve"> PAGEREF _Toc371079181 \h </w:instrText>
            </w:r>
            <w:r>
              <w:rPr>
                <w:noProof/>
                <w:webHidden/>
              </w:rPr>
            </w:r>
            <w:r>
              <w:rPr>
                <w:noProof/>
                <w:webHidden/>
              </w:rPr>
              <w:fldChar w:fldCharType="separate"/>
            </w:r>
            <w:r w:rsidR="003F4F80">
              <w:rPr>
                <w:noProof/>
                <w:webHidden/>
              </w:rPr>
              <w:t>25</w:t>
            </w:r>
            <w:r>
              <w:rPr>
                <w:noProof/>
                <w:webHidden/>
              </w:rPr>
              <w:fldChar w:fldCharType="end"/>
            </w:r>
          </w:hyperlink>
        </w:p>
        <w:p w:rsidR="003F4F80" w:rsidRDefault="008872AD">
          <w:pPr>
            <w:pStyle w:val="TOC3"/>
            <w:tabs>
              <w:tab w:val="right" w:leader="dot" w:pos="9350"/>
            </w:tabs>
            <w:rPr>
              <w:noProof/>
              <w:lang w:bidi="ar-SA"/>
            </w:rPr>
          </w:pPr>
          <w:hyperlink w:anchor="_Toc371079182" w:history="1">
            <w:r w:rsidR="003F4F80" w:rsidRPr="00162B11">
              <w:rPr>
                <w:rStyle w:val="Hyperlink"/>
                <w:noProof/>
              </w:rPr>
              <w:t>Task 3: Connect to the EVM</w:t>
            </w:r>
            <w:r w:rsidR="003F4F80">
              <w:rPr>
                <w:noProof/>
                <w:webHidden/>
              </w:rPr>
              <w:tab/>
            </w:r>
            <w:r>
              <w:rPr>
                <w:noProof/>
                <w:webHidden/>
              </w:rPr>
              <w:fldChar w:fldCharType="begin"/>
            </w:r>
            <w:r w:rsidR="003F4F80">
              <w:rPr>
                <w:noProof/>
                <w:webHidden/>
              </w:rPr>
              <w:instrText xml:space="preserve"> PAGEREF _Toc371079182 \h </w:instrText>
            </w:r>
            <w:r>
              <w:rPr>
                <w:noProof/>
                <w:webHidden/>
              </w:rPr>
            </w:r>
            <w:r>
              <w:rPr>
                <w:noProof/>
                <w:webHidden/>
              </w:rPr>
              <w:fldChar w:fldCharType="separate"/>
            </w:r>
            <w:r w:rsidR="003F4F80">
              <w:rPr>
                <w:noProof/>
                <w:webHidden/>
              </w:rPr>
              <w:t>26</w:t>
            </w:r>
            <w:r>
              <w:rPr>
                <w:noProof/>
                <w:webHidden/>
              </w:rPr>
              <w:fldChar w:fldCharType="end"/>
            </w:r>
          </w:hyperlink>
        </w:p>
        <w:p w:rsidR="003F4F80" w:rsidRDefault="008872AD">
          <w:pPr>
            <w:pStyle w:val="TOC3"/>
            <w:tabs>
              <w:tab w:val="right" w:leader="dot" w:pos="9350"/>
            </w:tabs>
            <w:rPr>
              <w:noProof/>
              <w:lang w:bidi="ar-SA"/>
            </w:rPr>
          </w:pPr>
          <w:hyperlink w:anchor="_Toc371079183" w:history="1">
            <w:r w:rsidR="003F4F80" w:rsidRPr="00162B11">
              <w:rPr>
                <w:rStyle w:val="Hyperlink"/>
                <w:noProof/>
              </w:rPr>
              <w:t>Task 4: Load and Run CASE 1</w:t>
            </w:r>
            <w:r w:rsidR="003F4F80">
              <w:rPr>
                <w:noProof/>
                <w:webHidden/>
              </w:rPr>
              <w:tab/>
            </w:r>
            <w:r>
              <w:rPr>
                <w:noProof/>
                <w:webHidden/>
              </w:rPr>
              <w:fldChar w:fldCharType="begin"/>
            </w:r>
            <w:r w:rsidR="003F4F80">
              <w:rPr>
                <w:noProof/>
                <w:webHidden/>
              </w:rPr>
              <w:instrText xml:space="preserve"> PAGEREF _Toc371079183 \h </w:instrText>
            </w:r>
            <w:r>
              <w:rPr>
                <w:noProof/>
                <w:webHidden/>
              </w:rPr>
            </w:r>
            <w:r>
              <w:rPr>
                <w:noProof/>
                <w:webHidden/>
              </w:rPr>
              <w:fldChar w:fldCharType="separate"/>
            </w:r>
            <w:r w:rsidR="003F4F80">
              <w:rPr>
                <w:noProof/>
                <w:webHidden/>
              </w:rPr>
              <w:t>26</w:t>
            </w:r>
            <w:r>
              <w:rPr>
                <w:noProof/>
                <w:webHidden/>
              </w:rPr>
              <w:fldChar w:fldCharType="end"/>
            </w:r>
          </w:hyperlink>
        </w:p>
        <w:p w:rsidR="003F4F80" w:rsidRDefault="008872AD">
          <w:pPr>
            <w:pStyle w:val="TOC3"/>
            <w:tabs>
              <w:tab w:val="right" w:leader="dot" w:pos="9350"/>
            </w:tabs>
            <w:rPr>
              <w:noProof/>
              <w:lang w:bidi="ar-SA"/>
            </w:rPr>
          </w:pPr>
          <w:hyperlink w:anchor="_Toc371079184" w:history="1">
            <w:r w:rsidR="003F4F80" w:rsidRPr="00162B11">
              <w:rPr>
                <w:rStyle w:val="Hyperlink"/>
                <w:noProof/>
              </w:rPr>
              <w:t>Task 5: Use Optimization and disable symbol debug for the fir filter routine</w:t>
            </w:r>
            <w:r w:rsidR="003F4F80">
              <w:rPr>
                <w:noProof/>
                <w:webHidden/>
              </w:rPr>
              <w:tab/>
            </w:r>
            <w:r>
              <w:rPr>
                <w:noProof/>
                <w:webHidden/>
              </w:rPr>
              <w:fldChar w:fldCharType="begin"/>
            </w:r>
            <w:r w:rsidR="003F4F80">
              <w:rPr>
                <w:noProof/>
                <w:webHidden/>
              </w:rPr>
              <w:instrText xml:space="preserve"> PAGEREF _Toc371079184 \h </w:instrText>
            </w:r>
            <w:r>
              <w:rPr>
                <w:noProof/>
                <w:webHidden/>
              </w:rPr>
            </w:r>
            <w:r>
              <w:rPr>
                <w:noProof/>
                <w:webHidden/>
              </w:rPr>
              <w:fldChar w:fldCharType="separate"/>
            </w:r>
            <w:r w:rsidR="003F4F80">
              <w:rPr>
                <w:noProof/>
                <w:webHidden/>
              </w:rPr>
              <w:t>27</w:t>
            </w:r>
            <w:r>
              <w:rPr>
                <w:noProof/>
                <w:webHidden/>
              </w:rPr>
              <w:fldChar w:fldCharType="end"/>
            </w:r>
          </w:hyperlink>
        </w:p>
        <w:p w:rsidR="003F4F80" w:rsidRDefault="008872AD">
          <w:pPr>
            <w:pStyle w:val="TOC3"/>
            <w:tabs>
              <w:tab w:val="right" w:leader="dot" w:pos="9350"/>
            </w:tabs>
            <w:rPr>
              <w:noProof/>
              <w:lang w:bidi="ar-SA"/>
            </w:rPr>
          </w:pPr>
          <w:hyperlink w:anchor="_Toc371079185" w:history="1">
            <w:r w:rsidR="003F4F80" w:rsidRPr="00162B11">
              <w:rPr>
                <w:rStyle w:val="Hyperlink"/>
                <w:noProof/>
              </w:rPr>
              <w:t>Task 6: Optimize Software Pipeline</w:t>
            </w:r>
            <w:r w:rsidR="003F4F80">
              <w:rPr>
                <w:noProof/>
                <w:webHidden/>
              </w:rPr>
              <w:tab/>
            </w:r>
            <w:r>
              <w:rPr>
                <w:noProof/>
                <w:webHidden/>
              </w:rPr>
              <w:fldChar w:fldCharType="begin"/>
            </w:r>
            <w:r w:rsidR="003F4F80">
              <w:rPr>
                <w:noProof/>
                <w:webHidden/>
              </w:rPr>
              <w:instrText xml:space="preserve"> PAGEREF _Toc371079185 \h </w:instrText>
            </w:r>
            <w:r>
              <w:rPr>
                <w:noProof/>
                <w:webHidden/>
              </w:rPr>
            </w:r>
            <w:r>
              <w:rPr>
                <w:noProof/>
                <w:webHidden/>
              </w:rPr>
              <w:fldChar w:fldCharType="separate"/>
            </w:r>
            <w:r w:rsidR="003F4F80">
              <w:rPr>
                <w:noProof/>
                <w:webHidden/>
              </w:rPr>
              <w:t>29</w:t>
            </w:r>
            <w:r>
              <w:rPr>
                <w:noProof/>
                <w:webHidden/>
              </w:rPr>
              <w:fldChar w:fldCharType="end"/>
            </w:r>
          </w:hyperlink>
        </w:p>
        <w:p w:rsidR="003F4F80" w:rsidRDefault="008872AD">
          <w:pPr>
            <w:pStyle w:val="TOC3"/>
            <w:tabs>
              <w:tab w:val="right" w:leader="dot" w:pos="9350"/>
            </w:tabs>
            <w:rPr>
              <w:noProof/>
              <w:lang w:bidi="ar-SA"/>
            </w:rPr>
          </w:pPr>
          <w:hyperlink w:anchor="_Toc371079186" w:history="1">
            <w:r w:rsidR="003F4F80" w:rsidRPr="00162B11">
              <w:rPr>
                <w:rStyle w:val="Hyperlink"/>
                <w:noProof/>
              </w:rPr>
              <w:t>Task 7: Enable the cache</w:t>
            </w:r>
            <w:r w:rsidR="003F4F80">
              <w:rPr>
                <w:noProof/>
                <w:webHidden/>
              </w:rPr>
              <w:tab/>
            </w:r>
            <w:r>
              <w:rPr>
                <w:noProof/>
                <w:webHidden/>
              </w:rPr>
              <w:fldChar w:fldCharType="begin"/>
            </w:r>
            <w:r w:rsidR="003F4F80">
              <w:rPr>
                <w:noProof/>
                <w:webHidden/>
              </w:rPr>
              <w:instrText xml:space="preserve"> PAGEREF _Toc371079186 \h </w:instrText>
            </w:r>
            <w:r>
              <w:rPr>
                <w:noProof/>
                <w:webHidden/>
              </w:rPr>
            </w:r>
            <w:r>
              <w:rPr>
                <w:noProof/>
                <w:webHidden/>
              </w:rPr>
              <w:fldChar w:fldCharType="separate"/>
            </w:r>
            <w:r w:rsidR="003F4F80">
              <w:rPr>
                <w:noProof/>
                <w:webHidden/>
              </w:rPr>
              <w:t>30</w:t>
            </w:r>
            <w:r>
              <w:rPr>
                <w:noProof/>
                <w:webHidden/>
              </w:rPr>
              <w:fldChar w:fldCharType="end"/>
            </w:r>
          </w:hyperlink>
        </w:p>
        <w:p w:rsidR="003F4F80" w:rsidRDefault="008872AD">
          <w:pPr>
            <w:pStyle w:val="TOC3"/>
            <w:tabs>
              <w:tab w:val="right" w:leader="dot" w:pos="9350"/>
            </w:tabs>
            <w:rPr>
              <w:noProof/>
              <w:lang w:bidi="ar-SA"/>
            </w:rPr>
          </w:pPr>
          <w:hyperlink w:anchor="_Toc371079187" w:history="1">
            <w:r w:rsidR="003F4F80" w:rsidRPr="00162B11">
              <w:rPr>
                <w:rStyle w:val="Hyperlink"/>
                <w:noProof/>
              </w:rPr>
              <w:t>Task 8: Running in parallel on multiple cores</w:t>
            </w:r>
            <w:r w:rsidR="003F4F80">
              <w:rPr>
                <w:noProof/>
                <w:webHidden/>
              </w:rPr>
              <w:tab/>
            </w:r>
            <w:r>
              <w:rPr>
                <w:noProof/>
                <w:webHidden/>
              </w:rPr>
              <w:fldChar w:fldCharType="begin"/>
            </w:r>
            <w:r w:rsidR="003F4F80">
              <w:rPr>
                <w:noProof/>
                <w:webHidden/>
              </w:rPr>
              <w:instrText xml:space="preserve"> PAGEREF _Toc371079187 \h </w:instrText>
            </w:r>
            <w:r>
              <w:rPr>
                <w:noProof/>
                <w:webHidden/>
              </w:rPr>
            </w:r>
            <w:r>
              <w:rPr>
                <w:noProof/>
                <w:webHidden/>
              </w:rPr>
              <w:fldChar w:fldCharType="separate"/>
            </w:r>
            <w:r w:rsidR="003F4F80">
              <w:rPr>
                <w:noProof/>
                <w:webHidden/>
              </w:rPr>
              <w:t>31</w:t>
            </w:r>
            <w:r>
              <w:rPr>
                <w:noProof/>
                <w:webHidden/>
              </w:rPr>
              <w:fldChar w:fldCharType="end"/>
            </w:r>
          </w:hyperlink>
        </w:p>
        <w:p w:rsidR="003F4F80" w:rsidRDefault="008872AD">
          <w:pPr>
            <w:pStyle w:val="TOC1"/>
            <w:tabs>
              <w:tab w:val="right" w:leader="dot" w:pos="9350"/>
            </w:tabs>
            <w:rPr>
              <w:noProof/>
              <w:lang w:bidi="ar-SA"/>
            </w:rPr>
          </w:pPr>
          <w:hyperlink w:anchor="_Toc371079188" w:history="1">
            <w:r w:rsidR="003F4F80" w:rsidRPr="00162B11">
              <w:rPr>
                <w:rStyle w:val="Hyperlink"/>
                <w:noProof/>
              </w:rPr>
              <w:t>Lab 5 – Using MPM server to load and run DSP code</w:t>
            </w:r>
            <w:r w:rsidR="003F4F80">
              <w:rPr>
                <w:noProof/>
                <w:webHidden/>
              </w:rPr>
              <w:tab/>
            </w:r>
            <w:r>
              <w:rPr>
                <w:noProof/>
                <w:webHidden/>
              </w:rPr>
              <w:fldChar w:fldCharType="begin"/>
            </w:r>
            <w:r w:rsidR="003F4F80">
              <w:rPr>
                <w:noProof/>
                <w:webHidden/>
              </w:rPr>
              <w:instrText xml:space="preserve"> PAGEREF _Toc371079188 \h </w:instrText>
            </w:r>
            <w:r>
              <w:rPr>
                <w:noProof/>
                <w:webHidden/>
              </w:rPr>
            </w:r>
            <w:r>
              <w:rPr>
                <w:noProof/>
                <w:webHidden/>
              </w:rPr>
              <w:fldChar w:fldCharType="separate"/>
            </w:r>
            <w:r w:rsidR="003F4F80">
              <w:rPr>
                <w:noProof/>
                <w:webHidden/>
              </w:rPr>
              <w:t>34</w:t>
            </w:r>
            <w:r>
              <w:rPr>
                <w:noProof/>
                <w:webHidden/>
              </w:rPr>
              <w:fldChar w:fldCharType="end"/>
            </w:r>
          </w:hyperlink>
        </w:p>
        <w:p w:rsidR="003F4F80" w:rsidRDefault="008872AD">
          <w:pPr>
            <w:pStyle w:val="TOC2"/>
            <w:tabs>
              <w:tab w:val="right" w:leader="dot" w:pos="9350"/>
            </w:tabs>
            <w:rPr>
              <w:noProof/>
              <w:lang w:bidi="ar-SA"/>
            </w:rPr>
          </w:pPr>
          <w:hyperlink w:anchor="_Toc371079189"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_Toc371079189 \h </w:instrText>
            </w:r>
            <w:r>
              <w:rPr>
                <w:noProof/>
                <w:webHidden/>
              </w:rPr>
            </w:r>
            <w:r>
              <w:rPr>
                <w:noProof/>
                <w:webHidden/>
              </w:rPr>
              <w:fldChar w:fldCharType="separate"/>
            </w:r>
            <w:r w:rsidR="003F4F80">
              <w:rPr>
                <w:noProof/>
                <w:webHidden/>
              </w:rPr>
              <w:t>34</w:t>
            </w:r>
            <w:r>
              <w:rPr>
                <w:noProof/>
                <w:webHidden/>
              </w:rPr>
              <w:fldChar w:fldCharType="end"/>
            </w:r>
          </w:hyperlink>
        </w:p>
        <w:p w:rsidR="003F4F80" w:rsidRDefault="008872AD">
          <w:pPr>
            <w:pStyle w:val="TOC2"/>
            <w:tabs>
              <w:tab w:val="right" w:leader="dot" w:pos="9350"/>
            </w:tabs>
            <w:rPr>
              <w:noProof/>
              <w:lang w:bidi="ar-SA"/>
            </w:rPr>
          </w:pPr>
          <w:hyperlink w:anchor="_Toc371079190" w:history="1">
            <w:r w:rsidR="003F4F80" w:rsidRPr="00162B11">
              <w:rPr>
                <w:rStyle w:val="Hyperlink"/>
                <w:noProof/>
              </w:rPr>
              <w:t>II. Project Files</w:t>
            </w:r>
            <w:r w:rsidR="003F4F80">
              <w:rPr>
                <w:noProof/>
                <w:webHidden/>
              </w:rPr>
              <w:tab/>
            </w:r>
            <w:r>
              <w:rPr>
                <w:noProof/>
                <w:webHidden/>
              </w:rPr>
              <w:fldChar w:fldCharType="begin"/>
            </w:r>
            <w:r w:rsidR="003F4F80">
              <w:rPr>
                <w:noProof/>
                <w:webHidden/>
              </w:rPr>
              <w:instrText xml:space="preserve"> PAGEREF _Toc371079190 \h </w:instrText>
            </w:r>
            <w:r>
              <w:rPr>
                <w:noProof/>
                <w:webHidden/>
              </w:rPr>
            </w:r>
            <w:r>
              <w:rPr>
                <w:noProof/>
                <w:webHidden/>
              </w:rPr>
              <w:fldChar w:fldCharType="separate"/>
            </w:r>
            <w:r w:rsidR="003F4F80">
              <w:rPr>
                <w:noProof/>
                <w:webHidden/>
              </w:rPr>
              <w:t>34</w:t>
            </w:r>
            <w:r>
              <w:rPr>
                <w:noProof/>
                <w:webHidden/>
              </w:rPr>
              <w:fldChar w:fldCharType="end"/>
            </w:r>
          </w:hyperlink>
        </w:p>
        <w:p w:rsidR="003F4F80" w:rsidRDefault="008872AD">
          <w:pPr>
            <w:pStyle w:val="TOC3"/>
            <w:tabs>
              <w:tab w:val="right" w:leader="dot" w:pos="9350"/>
            </w:tabs>
            <w:rPr>
              <w:noProof/>
              <w:lang w:bidi="ar-SA"/>
            </w:rPr>
          </w:pPr>
          <w:hyperlink w:anchor="_Toc371079191" w:history="1">
            <w:r w:rsidR="003F4F80" w:rsidRPr="00162B11">
              <w:rPr>
                <w:rStyle w:val="Hyperlink"/>
                <w:noProof/>
              </w:rPr>
              <w:t>Task 1: Build and Run the Project</w:t>
            </w:r>
            <w:r w:rsidR="003F4F80">
              <w:rPr>
                <w:noProof/>
                <w:webHidden/>
              </w:rPr>
              <w:tab/>
            </w:r>
            <w:r>
              <w:rPr>
                <w:noProof/>
                <w:webHidden/>
              </w:rPr>
              <w:fldChar w:fldCharType="begin"/>
            </w:r>
            <w:r w:rsidR="003F4F80">
              <w:rPr>
                <w:noProof/>
                <w:webHidden/>
              </w:rPr>
              <w:instrText xml:space="preserve"> PAGEREF _Toc371079191 \h </w:instrText>
            </w:r>
            <w:r>
              <w:rPr>
                <w:noProof/>
                <w:webHidden/>
              </w:rPr>
            </w:r>
            <w:r>
              <w:rPr>
                <w:noProof/>
                <w:webHidden/>
              </w:rPr>
              <w:fldChar w:fldCharType="separate"/>
            </w:r>
            <w:r w:rsidR="003F4F80">
              <w:rPr>
                <w:noProof/>
                <w:webHidden/>
              </w:rPr>
              <w:t>34</w:t>
            </w:r>
            <w:r>
              <w:rPr>
                <w:noProof/>
                <w:webHidden/>
              </w:rPr>
              <w:fldChar w:fldCharType="end"/>
            </w:r>
          </w:hyperlink>
        </w:p>
        <w:p w:rsidR="003F4F80" w:rsidRDefault="008872AD">
          <w:pPr>
            <w:pStyle w:val="TOC3"/>
            <w:tabs>
              <w:tab w:val="right" w:leader="dot" w:pos="9350"/>
            </w:tabs>
            <w:rPr>
              <w:noProof/>
              <w:lang w:bidi="ar-SA"/>
            </w:rPr>
          </w:pPr>
          <w:hyperlink w:anchor="_Toc371079192" w:history="1">
            <w:r w:rsidR="003F4F80" w:rsidRPr="00162B11">
              <w:rPr>
                <w:rStyle w:val="Hyperlink"/>
                <w:noProof/>
              </w:rPr>
              <w:t>Task 2: Using MPM to load, run and observe results</w:t>
            </w:r>
            <w:r w:rsidR="003F4F80">
              <w:rPr>
                <w:noProof/>
                <w:webHidden/>
              </w:rPr>
              <w:tab/>
            </w:r>
            <w:r>
              <w:rPr>
                <w:noProof/>
                <w:webHidden/>
              </w:rPr>
              <w:fldChar w:fldCharType="begin"/>
            </w:r>
            <w:r w:rsidR="003F4F80">
              <w:rPr>
                <w:noProof/>
                <w:webHidden/>
              </w:rPr>
              <w:instrText xml:space="preserve"> PAGEREF _Toc371079192 \h </w:instrText>
            </w:r>
            <w:r>
              <w:rPr>
                <w:noProof/>
                <w:webHidden/>
              </w:rPr>
            </w:r>
            <w:r>
              <w:rPr>
                <w:noProof/>
                <w:webHidden/>
              </w:rPr>
              <w:fldChar w:fldCharType="separate"/>
            </w:r>
            <w:r w:rsidR="003F4F80">
              <w:rPr>
                <w:noProof/>
                <w:webHidden/>
              </w:rPr>
              <w:t>36</w:t>
            </w:r>
            <w:r>
              <w:rPr>
                <w:noProof/>
                <w:webHidden/>
              </w:rPr>
              <w:fldChar w:fldCharType="end"/>
            </w:r>
          </w:hyperlink>
        </w:p>
        <w:p w:rsidR="003F4F80" w:rsidRDefault="008872AD">
          <w:pPr>
            <w:pStyle w:val="TOC1"/>
            <w:tabs>
              <w:tab w:val="right" w:leader="dot" w:pos="9350"/>
            </w:tabs>
            <w:rPr>
              <w:noProof/>
              <w:lang w:bidi="ar-SA"/>
            </w:rPr>
          </w:pPr>
          <w:hyperlink w:anchor="_Toc371079193" w:history="1">
            <w:r w:rsidR="003F4F80" w:rsidRPr="00162B11">
              <w:rPr>
                <w:rStyle w:val="Hyperlink"/>
                <w:noProof/>
              </w:rPr>
              <w:t>Lab 6 – Using CCS (on Linux) to build and run ARM code</w:t>
            </w:r>
            <w:r w:rsidR="003F4F80">
              <w:rPr>
                <w:noProof/>
                <w:webHidden/>
              </w:rPr>
              <w:tab/>
            </w:r>
            <w:r>
              <w:rPr>
                <w:noProof/>
                <w:webHidden/>
              </w:rPr>
              <w:fldChar w:fldCharType="begin"/>
            </w:r>
            <w:r w:rsidR="003F4F80">
              <w:rPr>
                <w:noProof/>
                <w:webHidden/>
              </w:rPr>
              <w:instrText xml:space="preserve"> PAGEREF _Toc371079193 \h </w:instrText>
            </w:r>
            <w:r>
              <w:rPr>
                <w:noProof/>
                <w:webHidden/>
              </w:rPr>
            </w:r>
            <w:r>
              <w:rPr>
                <w:noProof/>
                <w:webHidden/>
              </w:rPr>
              <w:fldChar w:fldCharType="separate"/>
            </w:r>
            <w:r w:rsidR="003F4F80">
              <w:rPr>
                <w:noProof/>
                <w:webHidden/>
              </w:rPr>
              <w:t>38</w:t>
            </w:r>
            <w:r>
              <w:rPr>
                <w:noProof/>
                <w:webHidden/>
              </w:rPr>
              <w:fldChar w:fldCharType="end"/>
            </w:r>
          </w:hyperlink>
        </w:p>
        <w:p w:rsidR="003F4F80" w:rsidRDefault="008872AD">
          <w:pPr>
            <w:pStyle w:val="TOC2"/>
            <w:tabs>
              <w:tab w:val="right" w:leader="dot" w:pos="9350"/>
            </w:tabs>
            <w:rPr>
              <w:noProof/>
              <w:lang w:bidi="ar-SA"/>
            </w:rPr>
          </w:pPr>
          <w:hyperlink w:anchor="_Toc371079194"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_Toc371079194 \h </w:instrText>
            </w:r>
            <w:r>
              <w:rPr>
                <w:noProof/>
                <w:webHidden/>
              </w:rPr>
            </w:r>
            <w:r>
              <w:rPr>
                <w:noProof/>
                <w:webHidden/>
              </w:rPr>
              <w:fldChar w:fldCharType="separate"/>
            </w:r>
            <w:r w:rsidR="003F4F80">
              <w:rPr>
                <w:noProof/>
                <w:webHidden/>
              </w:rPr>
              <w:t>38</w:t>
            </w:r>
            <w:r>
              <w:rPr>
                <w:noProof/>
                <w:webHidden/>
              </w:rPr>
              <w:fldChar w:fldCharType="end"/>
            </w:r>
          </w:hyperlink>
        </w:p>
        <w:p w:rsidR="003F4F80" w:rsidRDefault="008872AD">
          <w:pPr>
            <w:pStyle w:val="TOC2"/>
            <w:tabs>
              <w:tab w:val="right" w:leader="dot" w:pos="9350"/>
            </w:tabs>
            <w:rPr>
              <w:noProof/>
              <w:lang w:bidi="ar-SA"/>
            </w:rPr>
          </w:pPr>
          <w:hyperlink w:anchor="_Toc371079195" w:history="1">
            <w:r w:rsidR="003F4F80" w:rsidRPr="00162B11">
              <w:rPr>
                <w:rStyle w:val="Hyperlink"/>
                <w:noProof/>
              </w:rPr>
              <w:t>Prerequisites</w:t>
            </w:r>
            <w:r w:rsidR="003F4F80">
              <w:rPr>
                <w:noProof/>
                <w:webHidden/>
              </w:rPr>
              <w:tab/>
            </w:r>
            <w:r>
              <w:rPr>
                <w:noProof/>
                <w:webHidden/>
              </w:rPr>
              <w:fldChar w:fldCharType="begin"/>
            </w:r>
            <w:r w:rsidR="003F4F80">
              <w:rPr>
                <w:noProof/>
                <w:webHidden/>
              </w:rPr>
              <w:instrText xml:space="preserve"> PAGEREF _Toc371079195 \h </w:instrText>
            </w:r>
            <w:r>
              <w:rPr>
                <w:noProof/>
                <w:webHidden/>
              </w:rPr>
            </w:r>
            <w:r>
              <w:rPr>
                <w:noProof/>
                <w:webHidden/>
              </w:rPr>
              <w:fldChar w:fldCharType="separate"/>
            </w:r>
            <w:r w:rsidR="003F4F80">
              <w:rPr>
                <w:noProof/>
                <w:webHidden/>
              </w:rPr>
              <w:t>38</w:t>
            </w:r>
            <w:r>
              <w:rPr>
                <w:noProof/>
                <w:webHidden/>
              </w:rPr>
              <w:fldChar w:fldCharType="end"/>
            </w:r>
          </w:hyperlink>
        </w:p>
        <w:p w:rsidR="003F4F80" w:rsidRDefault="008872AD">
          <w:pPr>
            <w:pStyle w:val="TOC2"/>
            <w:tabs>
              <w:tab w:val="right" w:leader="dot" w:pos="9350"/>
            </w:tabs>
            <w:rPr>
              <w:noProof/>
              <w:lang w:bidi="ar-SA"/>
            </w:rPr>
          </w:pPr>
          <w:hyperlink w:anchor="_Toc371079196" w:history="1">
            <w:r w:rsidR="003F4F80" w:rsidRPr="00162B11">
              <w:rPr>
                <w:rStyle w:val="Hyperlink"/>
                <w:noProof/>
              </w:rPr>
              <w:t>Task 1: CCS - Start a new cross compiler project and build it</w:t>
            </w:r>
            <w:r w:rsidR="003F4F80">
              <w:rPr>
                <w:noProof/>
                <w:webHidden/>
              </w:rPr>
              <w:tab/>
            </w:r>
            <w:r>
              <w:rPr>
                <w:noProof/>
                <w:webHidden/>
              </w:rPr>
              <w:fldChar w:fldCharType="begin"/>
            </w:r>
            <w:r w:rsidR="003F4F80">
              <w:rPr>
                <w:noProof/>
                <w:webHidden/>
              </w:rPr>
              <w:instrText xml:space="preserve"> PAGEREF _Toc371079196 \h </w:instrText>
            </w:r>
            <w:r>
              <w:rPr>
                <w:noProof/>
                <w:webHidden/>
              </w:rPr>
            </w:r>
            <w:r>
              <w:rPr>
                <w:noProof/>
                <w:webHidden/>
              </w:rPr>
              <w:fldChar w:fldCharType="separate"/>
            </w:r>
            <w:r w:rsidR="003F4F80">
              <w:rPr>
                <w:noProof/>
                <w:webHidden/>
              </w:rPr>
              <w:t>38</w:t>
            </w:r>
            <w:r>
              <w:rPr>
                <w:noProof/>
                <w:webHidden/>
              </w:rPr>
              <w:fldChar w:fldCharType="end"/>
            </w:r>
          </w:hyperlink>
        </w:p>
        <w:p w:rsidR="003F4F80" w:rsidRDefault="008872AD">
          <w:pPr>
            <w:pStyle w:val="TOC2"/>
            <w:tabs>
              <w:tab w:val="right" w:leader="dot" w:pos="9350"/>
            </w:tabs>
            <w:rPr>
              <w:noProof/>
              <w:lang w:bidi="ar-SA"/>
            </w:rPr>
          </w:pPr>
          <w:hyperlink w:anchor="_Toc371079197" w:history="1">
            <w:r w:rsidR="003F4F80" w:rsidRPr="00162B11">
              <w:rPr>
                <w:rStyle w:val="Hyperlink"/>
                <w:noProof/>
              </w:rPr>
              <w:t>Task 2: GDB from the tera-terminal</w:t>
            </w:r>
            <w:r w:rsidR="003F4F80">
              <w:rPr>
                <w:noProof/>
                <w:webHidden/>
              </w:rPr>
              <w:tab/>
            </w:r>
            <w:r>
              <w:rPr>
                <w:noProof/>
                <w:webHidden/>
              </w:rPr>
              <w:fldChar w:fldCharType="begin"/>
            </w:r>
            <w:r w:rsidR="003F4F80">
              <w:rPr>
                <w:noProof/>
                <w:webHidden/>
              </w:rPr>
              <w:instrText xml:space="preserve"> PAGEREF _Toc371079197 \h </w:instrText>
            </w:r>
            <w:r>
              <w:rPr>
                <w:noProof/>
                <w:webHidden/>
              </w:rPr>
            </w:r>
            <w:r>
              <w:rPr>
                <w:noProof/>
                <w:webHidden/>
              </w:rPr>
              <w:fldChar w:fldCharType="separate"/>
            </w:r>
            <w:r w:rsidR="003F4F80">
              <w:rPr>
                <w:noProof/>
                <w:webHidden/>
              </w:rPr>
              <w:t>42</w:t>
            </w:r>
            <w:r>
              <w:rPr>
                <w:noProof/>
                <w:webHidden/>
              </w:rPr>
              <w:fldChar w:fldCharType="end"/>
            </w:r>
          </w:hyperlink>
        </w:p>
        <w:p w:rsidR="003F4F80" w:rsidRDefault="008872AD">
          <w:pPr>
            <w:pStyle w:val="TOC3"/>
            <w:tabs>
              <w:tab w:val="right" w:leader="dot" w:pos="9350"/>
            </w:tabs>
            <w:rPr>
              <w:noProof/>
              <w:lang w:bidi="ar-SA"/>
            </w:rPr>
          </w:pPr>
          <w:hyperlink w:anchor="_Toc371079198" w:history="1">
            <w:r w:rsidR="003F4F80" w:rsidRPr="00162B11">
              <w:rPr>
                <w:rStyle w:val="Hyperlink"/>
                <w:noProof/>
              </w:rPr>
              <w:t>Move the Debug directory outside of CCS</w:t>
            </w:r>
            <w:r w:rsidR="003F4F80">
              <w:rPr>
                <w:noProof/>
                <w:webHidden/>
              </w:rPr>
              <w:tab/>
            </w:r>
            <w:r>
              <w:rPr>
                <w:noProof/>
                <w:webHidden/>
              </w:rPr>
              <w:fldChar w:fldCharType="begin"/>
            </w:r>
            <w:r w:rsidR="003F4F80">
              <w:rPr>
                <w:noProof/>
                <w:webHidden/>
              </w:rPr>
              <w:instrText xml:space="preserve"> PAGEREF _Toc371079198 \h </w:instrText>
            </w:r>
            <w:r>
              <w:rPr>
                <w:noProof/>
                <w:webHidden/>
              </w:rPr>
            </w:r>
            <w:r>
              <w:rPr>
                <w:noProof/>
                <w:webHidden/>
              </w:rPr>
              <w:fldChar w:fldCharType="separate"/>
            </w:r>
            <w:r w:rsidR="003F4F80">
              <w:rPr>
                <w:noProof/>
                <w:webHidden/>
              </w:rPr>
              <w:t>42</w:t>
            </w:r>
            <w:r>
              <w:rPr>
                <w:noProof/>
                <w:webHidden/>
              </w:rPr>
              <w:fldChar w:fldCharType="end"/>
            </w:r>
          </w:hyperlink>
        </w:p>
        <w:p w:rsidR="003F4F80" w:rsidRDefault="008872AD">
          <w:pPr>
            <w:pStyle w:val="TOC2"/>
            <w:tabs>
              <w:tab w:val="right" w:leader="dot" w:pos="9350"/>
            </w:tabs>
            <w:rPr>
              <w:noProof/>
              <w:lang w:bidi="ar-SA"/>
            </w:rPr>
          </w:pPr>
          <w:hyperlink w:anchor="_Toc371079199" w:history="1">
            <w:r w:rsidR="003F4F80" w:rsidRPr="00162B11">
              <w:rPr>
                <w:rStyle w:val="Hyperlink"/>
                <w:noProof/>
              </w:rPr>
              <w:t>Task 3: Connect a SSH terminal into the target</w:t>
            </w:r>
            <w:r w:rsidR="003F4F80">
              <w:rPr>
                <w:noProof/>
                <w:webHidden/>
              </w:rPr>
              <w:tab/>
            </w:r>
            <w:r>
              <w:rPr>
                <w:noProof/>
                <w:webHidden/>
              </w:rPr>
              <w:fldChar w:fldCharType="begin"/>
            </w:r>
            <w:r w:rsidR="003F4F80">
              <w:rPr>
                <w:noProof/>
                <w:webHidden/>
              </w:rPr>
              <w:instrText xml:space="preserve"> PAGEREF _Toc371079199 \h </w:instrText>
            </w:r>
            <w:r>
              <w:rPr>
                <w:noProof/>
                <w:webHidden/>
              </w:rPr>
            </w:r>
            <w:r>
              <w:rPr>
                <w:noProof/>
                <w:webHidden/>
              </w:rPr>
              <w:fldChar w:fldCharType="separate"/>
            </w:r>
            <w:r w:rsidR="003F4F80">
              <w:rPr>
                <w:noProof/>
                <w:webHidden/>
              </w:rPr>
              <w:t>44</w:t>
            </w:r>
            <w:r>
              <w:rPr>
                <w:noProof/>
                <w:webHidden/>
              </w:rPr>
              <w:fldChar w:fldCharType="end"/>
            </w:r>
          </w:hyperlink>
        </w:p>
        <w:p w:rsidR="003F4F80" w:rsidRDefault="008872AD">
          <w:pPr>
            <w:pStyle w:val="TOC2"/>
            <w:tabs>
              <w:tab w:val="right" w:leader="dot" w:pos="9350"/>
            </w:tabs>
            <w:rPr>
              <w:noProof/>
              <w:lang w:bidi="ar-SA"/>
            </w:rPr>
          </w:pPr>
          <w:hyperlink w:anchor="_Toc371079200" w:history="1">
            <w:r w:rsidR="003F4F80" w:rsidRPr="00162B11">
              <w:rPr>
                <w:rStyle w:val="Hyperlink"/>
                <w:noProof/>
              </w:rPr>
              <w:t>Task 4: Optional – Use gdb to debug the application</w:t>
            </w:r>
            <w:r w:rsidR="003F4F80">
              <w:rPr>
                <w:noProof/>
                <w:webHidden/>
              </w:rPr>
              <w:tab/>
            </w:r>
            <w:r>
              <w:rPr>
                <w:noProof/>
                <w:webHidden/>
              </w:rPr>
              <w:fldChar w:fldCharType="begin"/>
            </w:r>
            <w:r w:rsidR="003F4F80">
              <w:rPr>
                <w:noProof/>
                <w:webHidden/>
              </w:rPr>
              <w:instrText xml:space="preserve"> PAGEREF _Toc371079200 \h </w:instrText>
            </w:r>
            <w:r>
              <w:rPr>
                <w:noProof/>
                <w:webHidden/>
              </w:rPr>
            </w:r>
            <w:r>
              <w:rPr>
                <w:noProof/>
                <w:webHidden/>
              </w:rPr>
              <w:fldChar w:fldCharType="separate"/>
            </w:r>
            <w:r w:rsidR="003F4F80">
              <w:rPr>
                <w:noProof/>
                <w:webHidden/>
              </w:rPr>
              <w:t>54</w:t>
            </w:r>
            <w:r>
              <w:rPr>
                <w:noProof/>
                <w:webHidden/>
              </w:rPr>
              <w:fldChar w:fldCharType="end"/>
            </w:r>
          </w:hyperlink>
        </w:p>
        <w:p w:rsidR="003F4F80" w:rsidRDefault="008872AD">
          <w:pPr>
            <w:pStyle w:val="TOC2"/>
            <w:tabs>
              <w:tab w:val="right" w:leader="dot" w:pos="9350"/>
            </w:tabs>
            <w:rPr>
              <w:noProof/>
              <w:lang w:bidi="ar-SA"/>
            </w:rPr>
          </w:pPr>
          <w:hyperlink w:anchor="_Toc371079201" w:history="1">
            <w:r w:rsidR="003F4F80" w:rsidRPr="00162B11">
              <w:rPr>
                <w:rStyle w:val="Hyperlink"/>
                <w:noProof/>
              </w:rPr>
              <w:t>Task 5: Configure the host proxy</w:t>
            </w:r>
            <w:r w:rsidR="003F4F80">
              <w:rPr>
                <w:noProof/>
                <w:webHidden/>
              </w:rPr>
              <w:tab/>
            </w:r>
            <w:r>
              <w:rPr>
                <w:noProof/>
                <w:webHidden/>
              </w:rPr>
              <w:fldChar w:fldCharType="begin"/>
            </w:r>
            <w:r w:rsidR="003F4F80">
              <w:rPr>
                <w:noProof/>
                <w:webHidden/>
              </w:rPr>
              <w:instrText xml:space="preserve"> PAGEREF _Toc371079201 \h </w:instrText>
            </w:r>
            <w:r>
              <w:rPr>
                <w:noProof/>
                <w:webHidden/>
              </w:rPr>
            </w:r>
            <w:r>
              <w:rPr>
                <w:noProof/>
                <w:webHidden/>
              </w:rPr>
              <w:fldChar w:fldCharType="separate"/>
            </w:r>
            <w:r w:rsidR="003F4F80">
              <w:rPr>
                <w:noProof/>
                <w:webHidden/>
              </w:rPr>
              <w:t>58</w:t>
            </w:r>
            <w:r>
              <w:rPr>
                <w:noProof/>
                <w:webHidden/>
              </w:rPr>
              <w:fldChar w:fldCharType="end"/>
            </w:r>
          </w:hyperlink>
        </w:p>
        <w:p w:rsidR="00AD42E1" w:rsidRDefault="008872AD"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EB179D" w:rsidRDefault="00EB179D" w:rsidP="00EB179D">
      <w:pPr>
        <w:pStyle w:val="Heading3"/>
        <w:rPr>
          <w:sz w:val="32"/>
          <w:szCs w:val="32"/>
        </w:rPr>
      </w:pPr>
      <w:bookmarkStart w:id="0" w:name="_Toc371079152"/>
      <w:r w:rsidRPr="00EB179D">
        <w:rPr>
          <w:sz w:val="32"/>
          <w:szCs w:val="32"/>
        </w:rPr>
        <w:lastRenderedPageBreak/>
        <w:t>Prerequisites</w:t>
      </w:r>
      <w:bookmarkEnd w:id="0"/>
    </w:p>
    <w:p w:rsidR="00EB179D" w:rsidRDefault="00EB179D" w:rsidP="00EB179D">
      <w:r>
        <w:t>Depends on the revision of the EVM, updating UCD and BMC is needed</w:t>
      </w:r>
    </w:p>
    <w:p w:rsidR="00EB179D" w:rsidRDefault="00EB179D" w:rsidP="00EB179D">
      <w:pPr>
        <w:pStyle w:val="Heading2"/>
      </w:pPr>
      <w:bookmarkStart w:id="1" w:name="_Toc371079153"/>
      <w:r>
        <w:t>Hardware</w:t>
      </w:r>
      <w:bookmarkEnd w:id="1"/>
      <w:r>
        <w:t xml:space="preserve"> </w:t>
      </w:r>
    </w:p>
    <w:p w:rsidR="00EB179D" w:rsidRDefault="00EB179D" w:rsidP="00EB179D"/>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EB179D" w:rsidRDefault="00EB179D" w:rsidP="00EB179D">
      <w:pPr>
        <w:pStyle w:val="Heading2"/>
      </w:pPr>
      <w:bookmarkStart w:id="2" w:name="_Toc371079154"/>
      <w:r>
        <w:t>Software</w:t>
      </w:r>
      <w:bookmarkEnd w:id="2"/>
      <w:r>
        <w:t xml:space="preserve"> </w:t>
      </w:r>
    </w:p>
    <w:p w:rsidR="00EB179D" w:rsidRDefault="00EB179D" w:rsidP="00EB179D">
      <w:r>
        <w:t>The following software packages must be pre-installed on the student Laptop</w:t>
      </w:r>
      <w:r w:rsidR="00DB007D">
        <w:t xml:space="preserve"> before the workshop starts. Note, during the workshop the Laptop is attached to local network and has limited access to the Web</w:t>
      </w:r>
      <w:r>
        <w:t>:</w:t>
      </w:r>
    </w:p>
    <w:p w:rsidR="00EB179D" w:rsidRDefault="00EB179D" w:rsidP="00F5488D">
      <w:pPr>
        <w:pStyle w:val="Number"/>
        <w:numPr>
          <w:ilvl w:val="0"/>
          <w:numId w:val="10"/>
        </w:numPr>
      </w:pPr>
      <w:r>
        <w:t>Download the MCSDK and CCS</w:t>
      </w:r>
    </w:p>
    <w:p w:rsidR="00EB179D" w:rsidRDefault="00EB179D" w:rsidP="00F5488D">
      <w:pPr>
        <w:pStyle w:val="Number"/>
        <w:numPr>
          <w:ilvl w:val="1"/>
          <w:numId w:val="10"/>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4"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F5488D">
      <w:pPr>
        <w:pStyle w:val="Number"/>
        <w:numPr>
          <w:ilvl w:val="1"/>
          <w:numId w:val="10"/>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5"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F5488D">
      <w:pPr>
        <w:pStyle w:val="Number"/>
        <w:numPr>
          <w:ilvl w:val="2"/>
          <w:numId w:val="10"/>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Ubuntu server that will be used in some of the labs.</w:t>
      </w:r>
    </w:p>
    <w:p w:rsidR="00EB179D" w:rsidRPr="00EB179D" w:rsidRDefault="00EB179D" w:rsidP="00F5488D">
      <w:pPr>
        <w:pStyle w:val="Number"/>
        <w:numPr>
          <w:ilvl w:val="1"/>
          <w:numId w:val="10"/>
        </w:numPr>
      </w:pPr>
      <w:r>
        <w:rPr>
          <w:rFonts w:asciiTheme="minorHAnsi" w:hAnsiTheme="minorHAnsi" w:cstheme="minorHAnsi"/>
          <w:szCs w:val="22"/>
        </w:rPr>
        <w:t>From the same download page as the MCSDK, locate and download the latest CCS version and the emupack version that goes with the CCS. Follow the instructions on the page. Note</w:t>
      </w:r>
      <w:proofErr w:type="gramStart"/>
      <w:r>
        <w:rPr>
          <w:rFonts w:asciiTheme="minorHAnsi" w:hAnsiTheme="minorHAnsi" w:cstheme="minorHAnsi"/>
          <w:szCs w:val="22"/>
        </w:rPr>
        <w:t>,</w:t>
      </w:r>
      <w:proofErr w:type="gramEnd"/>
      <w:r>
        <w:rPr>
          <w:rFonts w:asciiTheme="minorHAnsi" w:hAnsiTheme="minorHAnsi" w:cstheme="minorHAnsi"/>
          <w:szCs w:val="22"/>
        </w:rPr>
        <w:t xml:space="preserve"> installing CCS requires licensing from TI.</w:t>
      </w:r>
    </w:p>
    <w:p w:rsidR="00EB179D" w:rsidRPr="00EB179D" w:rsidRDefault="00EB179D" w:rsidP="00F5488D">
      <w:pPr>
        <w:pStyle w:val="Number"/>
        <w:numPr>
          <w:ilvl w:val="0"/>
          <w:numId w:val="10"/>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EB179D" w:rsidP="00EB179D">
      <w:pPr>
        <w:pStyle w:val="Number"/>
        <w:ind w:firstLine="0"/>
      </w:pPr>
      <w:r>
        <w:rPr>
          <w:rFonts w:asciiTheme="minorHAnsi" w:hAnsiTheme="minorHAnsi" w:cstheme="minorHAnsi"/>
          <w:szCs w:val="22"/>
        </w:rPr>
        <w:t xml:space="preserve">Vnc server that supports graphic interface was installed on the Ubuntu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p>
    <w:p w:rsidR="00245517" w:rsidRPr="00245517" w:rsidRDefault="00245517" w:rsidP="00F5488D">
      <w:pPr>
        <w:pStyle w:val="Number"/>
        <w:numPr>
          <w:ilvl w:val="0"/>
          <w:numId w:val="10"/>
        </w:numPr>
      </w:pPr>
      <w:r>
        <w:rPr>
          <w:rFonts w:asciiTheme="minorHAnsi" w:hAnsiTheme="minorHAnsi" w:cstheme="minorHAnsi"/>
          <w:szCs w:val="22"/>
        </w:rPr>
        <w:t>Ftp client</w:t>
      </w:r>
    </w:p>
    <w:p w:rsidR="00F86981" w:rsidRDefault="00245517" w:rsidP="00F86981">
      <w:pPr>
        <w:pStyle w:val="Number"/>
        <w:ind w:firstLine="0"/>
        <w:rPr>
          <w:rFonts w:asciiTheme="minorHAnsi" w:hAnsiTheme="minorHAnsi" w:cstheme="minorHAnsi"/>
          <w:szCs w:val="22"/>
        </w:rPr>
      </w:pPr>
      <w:r>
        <w:rPr>
          <w:rFonts w:asciiTheme="minorHAnsi" w:hAnsiTheme="minorHAnsi" w:cstheme="minorHAnsi"/>
          <w:szCs w:val="22"/>
        </w:rPr>
        <w:t xml:space="preserve">FTP server is installed on the Ubuntu server. Moving files between the student Laptop and the Ubuntu server can be done with the enterprise version of Real VNC or (if the student uses a freeware </w:t>
      </w:r>
      <w:r>
        <w:rPr>
          <w:rFonts w:asciiTheme="minorHAnsi" w:hAnsiTheme="minorHAnsi" w:cstheme="minorHAnsi"/>
          <w:szCs w:val="22"/>
        </w:rPr>
        <w:lastRenderedPageBreak/>
        <w:t>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F5488D">
      <w:pPr>
        <w:pStyle w:val="Number"/>
        <w:numPr>
          <w:ilvl w:val="0"/>
          <w:numId w:val="10"/>
        </w:numPr>
      </w:pPr>
      <w:r w:rsidRPr="00F86981">
        <w:rPr>
          <w:rFonts w:asciiTheme="minorHAnsi" w:hAnsiTheme="minorHAnsi" w:cstheme="minorHAnsi"/>
          <w:szCs w:val="22"/>
        </w:rPr>
        <w:t>For communication between the student PC and the EVM, the FTDI driver is required.</w:t>
      </w:r>
      <w:r>
        <w:rPr>
          <w:rFonts w:asciiTheme="minorHAnsi" w:hAnsiTheme="minorHAnsi" w:cstheme="minorHAnsi"/>
          <w:szCs w:val="22"/>
        </w:rPr>
        <w:t xml:space="preserve"> As needed, download the 32-bit driver here: </w:t>
      </w:r>
      <w:hyperlink r:id="rId16" w:history="1">
        <w:r>
          <w:rPr>
            <w:rStyle w:val="Hyperlink"/>
            <w:rFonts w:eastAsiaTheme="majorEastAsia"/>
          </w:rPr>
          <w:t>http://www.ftdichip.com/Drivers/D2XX.htm</w:t>
        </w:r>
      </w:hyperlink>
    </w:p>
    <w:p w:rsidR="00EB179D" w:rsidRPr="00F86981" w:rsidRDefault="00EB179D" w:rsidP="00F86981">
      <w:pPr>
        <w:pStyle w:val="Number"/>
        <w:rPr>
          <w:rFonts w:asciiTheme="minorHAnsi" w:hAnsiTheme="minorHAnsi" w:cstheme="minorHAnsi"/>
          <w:szCs w:val="22"/>
        </w:rPr>
      </w:pPr>
      <w:r w:rsidRPr="00EB179D">
        <w:rPr>
          <w:rFonts w:asciiTheme="minorHAnsi" w:hAnsiTheme="minorHAnsi" w:cstheme="minorHAnsi"/>
          <w:szCs w:val="22"/>
        </w:rPr>
        <w:br/>
      </w:r>
    </w:p>
    <w:p w:rsidR="00EB179D" w:rsidRPr="00EB179D" w:rsidRDefault="00EB179D" w:rsidP="00EB179D"/>
    <w:p w:rsidR="00EB179D" w:rsidRDefault="00EB179D" w:rsidP="0047563C">
      <w:pPr>
        <w:pStyle w:val="Heading1"/>
      </w:pPr>
    </w:p>
    <w:p w:rsidR="00016A4B" w:rsidRDefault="00DF53BE" w:rsidP="0047563C">
      <w:pPr>
        <w:pStyle w:val="Heading1"/>
      </w:pPr>
      <w:bookmarkStart w:id="3" w:name="_Toc371079155"/>
      <w:r>
        <w:t xml:space="preserve">Lab 1 – </w:t>
      </w:r>
      <w:r w:rsidR="00B10092">
        <w:t xml:space="preserve">EVM </w:t>
      </w:r>
      <w:r w:rsidR="003E01BB">
        <w:t>board bring up and out of the box demonstration</w:t>
      </w:r>
      <w:bookmarkEnd w:id="3"/>
    </w:p>
    <w:p w:rsidR="00DF53BE" w:rsidRDefault="00DF53BE" w:rsidP="0047563C">
      <w:pPr>
        <w:pStyle w:val="Heading2"/>
      </w:pPr>
      <w:bookmarkStart w:id="4" w:name="_Toc371079156"/>
      <w:r>
        <w:t>Purpose</w:t>
      </w:r>
      <w:bookmarkEnd w:id="4"/>
    </w:p>
    <w:p w:rsidR="00DF53BE" w:rsidRDefault="0042473C" w:rsidP="0047563C">
      <w:r>
        <w:t>The purpose of this lab</w:t>
      </w:r>
      <w:r w:rsidR="00DF53BE">
        <w:t xml:space="preserve"> is to demonstrate how to </w:t>
      </w:r>
      <w:r w:rsidR="00B10092">
        <w:t>boot</w:t>
      </w:r>
      <w:r w:rsidR="00DF53BE">
        <w:t xml:space="preserve"> and run a very basic </w:t>
      </w:r>
      <w:r w:rsidR="00B10092">
        <w:t>hello world program using u-boot. Loading the kernel and file server and run a pre-built hello world</w:t>
      </w:r>
    </w:p>
    <w:p w:rsidR="00DF53BE" w:rsidRDefault="00DB007D" w:rsidP="0047563C">
      <w:pPr>
        <w:pStyle w:val="Heading3"/>
      </w:pPr>
      <w:bookmarkStart w:id="5" w:name="_Toc371079157"/>
      <w:r>
        <w:t>Workshop network</w:t>
      </w:r>
      <w:bookmarkEnd w:id="5"/>
    </w:p>
    <w:p w:rsidR="00DB007D" w:rsidRDefault="00DB007D" w:rsidP="00DB007D"/>
    <w:p w:rsidR="00DB007D" w:rsidRDefault="00DB007D" w:rsidP="00DB007D"/>
    <w:p w:rsidR="00DB007D" w:rsidRDefault="008F4574" w:rsidP="00DB007D">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327pt" o:ole="">
            <v:imagedata r:id="rId17" o:title=""/>
          </v:shape>
          <o:OLEObject Type="Embed" ProgID="Visio.Drawing.11" ShapeID="_x0000_i1025" DrawAspect="Content" ObjectID="_1447847354" r:id="rId18"/>
        </w:object>
      </w:r>
    </w:p>
    <w:p w:rsidR="00DB007D" w:rsidRDefault="00DB007D" w:rsidP="00DB007D"/>
    <w:p w:rsidR="008F4574" w:rsidRDefault="008F4574" w:rsidP="00C167AC">
      <w:r>
        <w:t xml:space="preserve">The above chart shows the workshop network environment. There are up to 10 stations. Each station has a single EVM, one Laptop that is connected to the EVM via JTAG cable, called the first laptop in the station, and one laptop that is not connected- the second laptop in the station. Stations are numbered from 1 to 10 and so are the EVMs and the first and second laptops.  All EVMs and students laptops are connected to the local network 192.168.0.XX via a switch or a router. All EVMs use wired connection. Depends on the availability of the router, the Laptop may have wire or wireless connection. The Ubuntu server is connected as well. The Ubuntu server (or a router) has access to an external network with a global IP that have access to the Web.  The IP address may be given by DHCP server on the Ubuntu </w:t>
      </w:r>
      <w:r w:rsidR="00C167AC">
        <w:t>or DHCP server on a router.</w:t>
      </w:r>
    </w:p>
    <w:p w:rsidR="008F4574" w:rsidRDefault="008F4574" w:rsidP="00DB007D"/>
    <w:p w:rsidR="00DB007D" w:rsidRPr="00DB007D" w:rsidRDefault="00DB007D" w:rsidP="00DB007D"/>
    <w:p w:rsidR="00DB007D" w:rsidRDefault="00DB007D" w:rsidP="00DB007D">
      <w:pPr>
        <w:pStyle w:val="Heading3"/>
      </w:pPr>
      <w:bookmarkStart w:id="6" w:name="_Toc371079158"/>
      <w:r>
        <w:t>Task 1: Prerequisites</w:t>
      </w:r>
      <w:bookmarkEnd w:id="6"/>
    </w:p>
    <w:p w:rsidR="00DB007D" w:rsidRPr="00DB007D" w:rsidRDefault="00DB007D" w:rsidP="00DB007D"/>
    <w:p w:rsidR="001C6A5E" w:rsidRDefault="007210E0" w:rsidP="00F5488D">
      <w:pPr>
        <w:pStyle w:val="Number"/>
        <w:numPr>
          <w:ilvl w:val="0"/>
          <w:numId w:val="11"/>
        </w:numPr>
        <w:rPr>
          <w:rFonts w:asciiTheme="minorHAnsi" w:hAnsiTheme="minorHAnsi" w:cstheme="minorHAnsi"/>
          <w:szCs w:val="22"/>
        </w:rPr>
      </w:pPr>
      <w:r>
        <w:rPr>
          <w:rFonts w:asciiTheme="minorHAnsi" w:hAnsiTheme="minorHAnsi" w:cstheme="minorHAnsi"/>
          <w:szCs w:val="22"/>
        </w:rPr>
        <w:t>Loading U-Boot using</w:t>
      </w:r>
      <w:r w:rsidRPr="007210E0">
        <w:rPr>
          <w:rFonts w:asciiTheme="minorHAnsi" w:hAnsiTheme="minorHAnsi" w:cstheme="minorHAnsi"/>
          <w:szCs w:val="22"/>
        </w:rPr>
        <w:t xml:space="preserve"> CCS</w:t>
      </w:r>
      <w:r w:rsidR="00FC19B5">
        <w:rPr>
          <w:rFonts w:asciiTheme="minorHAnsi" w:hAnsiTheme="minorHAnsi" w:cstheme="minorHAnsi"/>
          <w:szCs w:val="22"/>
        </w:rPr>
        <w:t xml:space="preserve"> – Only if U-Boot has not been programmed into the flash.  </w:t>
      </w:r>
      <w:r w:rsidR="001C6A5E">
        <w:rPr>
          <w:rFonts w:asciiTheme="minorHAnsi" w:hAnsiTheme="minorHAnsi" w:cstheme="minorHAnsi"/>
          <w:szCs w:val="22"/>
        </w:rPr>
        <w:t xml:space="preserve">To verify if the U-BOOT was already loaded do the following: </w:t>
      </w:r>
    </w:p>
    <w:p w:rsid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Set SW1 of the EVM to Off, Off, On, Off</w:t>
      </w:r>
    </w:p>
    <w:p w:rsidR="001C6A5E" w:rsidRP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Open two terminals into the EVM using a single USB cable connected to the lower USB connection on the board. From serial port setting chose Baud rate of 115200</w:t>
      </w:r>
    </w:p>
    <w:p w:rsidR="007210E0" w:rsidRDefault="00E06F4A" w:rsidP="00C949A9">
      <w:pPr>
        <w:pStyle w:val="Number"/>
        <w:numPr>
          <w:ilvl w:val="1"/>
          <w:numId w:val="5"/>
        </w:numPr>
        <w:rPr>
          <w:rFonts w:asciiTheme="minorHAnsi" w:hAnsiTheme="minorHAnsi" w:cstheme="minorHAnsi"/>
          <w:szCs w:val="22"/>
        </w:rPr>
      </w:pPr>
      <w:r>
        <w:rPr>
          <w:rFonts w:asciiTheme="minorHAnsi" w:hAnsiTheme="minorHAnsi" w:cstheme="minorHAnsi"/>
          <w:szCs w:val="22"/>
        </w:rPr>
        <w:t>Power up the EVM.  If the U-BOOT is already burned into the flash, the terminal will look like the following:</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SPL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SF: Detected N25Q128A with page size 64 KiB, total 16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I2C:   ready</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DRAM:  1 GiB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Caches not enabled</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NAND:  512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Net:   Ethernet PHY: 88E1111 @ 0x00</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TCI6614-EMAC</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failed to set MAC address</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Hit any key to stop autoboot:  0</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Instructions how to load U-Boot with CCS are given in the MCSDK User Guide getting started section starting on page 6.   Summary of the instructions are given below:</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Optional only if no Uboot has been programmed. Then use CCS to load and run Uboot</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lastRenderedPageBreak/>
        <w:t>Set DIP Switch (SW1) to ARM no boot mode: 1 OFF 2 OFF 3 OFF 4 ON for Rev 1 EVM</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Power on the EVM and Launch target configuration: tci6638-evm.ccxml, connect CCS to the CortexA15_1 target.  </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Edit the loadlin-evm-uboot.js java script from the &lt;release folder&gt;/host-tools/loadlin folder. </w:t>
      </w:r>
    </w:p>
    <w:p w:rsidR="00C167AC" w:rsidRPr="00C167AC" w:rsidRDefault="00C167AC" w:rsidP="00C167AC">
      <w:pPr>
        <w:pStyle w:val="PlainText"/>
        <w:ind w:left="1080"/>
        <w:rPr>
          <w:rFonts w:asciiTheme="minorHAnsi" w:hAnsiTheme="minorHAnsi" w:cstheme="minorHAnsi"/>
          <w:b/>
          <w:sz w:val="24"/>
          <w:szCs w:val="24"/>
        </w:rPr>
      </w:pPr>
      <w:r w:rsidRPr="00C167AC">
        <w:rPr>
          <w:rFonts w:asciiTheme="minorHAnsi" w:hAnsiTheme="minorHAnsi" w:cstheme="minorHAnsi"/>
          <w:b/>
          <w:sz w:val="24"/>
          <w:szCs w:val="24"/>
        </w:rPr>
        <w:t>NOTE – In the following instructions</w:t>
      </w:r>
      <w:r>
        <w:rPr>
          <w:rFonts w:asciiTheme="minorHAnsi" w:hAnsiTheme="minorHAnsi" w:cstheme="minorHAnsi"/>
          <w:b/>
          <w:sz w:val="24"/>
          <w:szCs w:val="24"/>
        </w:rPr>
        <w:t xml:space="preserve"> (and in all the following labs)</w:t>
      </w:r>
      <w:r w:rsidRPr="00C167AC">
        <w:rPr>
          <w:rFonts w:asciiTheme="minorHAnsi" w:hAnsiTheme="minorHAnsi" w:cstheme="minorHAnsi"/>
          <w:b/>
          <w:sz w:val="24"/>
          <w:szCs w:val="24"/>
        </w:rPr>
        <w:t>, modify the paths correctly to match the installation location of the laptop that you use</w:t>
      </w:r>
    </w:p>
    <w:p w:rsidR="007210E0" w:rsidRPr="00C167AC" w:rsidRDefault="007210E0" w:rsidP="007210E0">
      <w:pPr>
        <w:pStyle w:val="PlainText"/>
        <w:ind w:left="1080"/>
        <w:rPr>
          <w:rFonts w:asciiTheme="minorHAnsi" w:hAnsiTheme="minorHAnsi" w:cstheme="minorHAnsi"/>
          <w:b/>
          <w:sz w:val="22"/>
          <w:szCs w:val="22"/>
        </w:rPr>
      </w:pPr>
      <w:r w:rsidRPr="00810560">
        <w:rPr>
          <w:rFonts w:asciiTheme="minorHAnsi" w:hAnsiTheme="minorHAnsi" w:cstheme="minorHAnsi"/>
          <w:sz w:val="22"/>
          <w:szCs w:val="22"/>
        </w:rPr>
        <w:tab/>
      </w:r>
      <w:r>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PATH_LOADLI</w:t>
      </w:r>
      <w:r>
        <w:rPr>
          <w:rFonts w:asciiTheme="minorHAnsi" w:hAnsiTheme="minorHAnsi" w:cstheme="minorHAnsi"/>
          <w:sz w:val="22"/>
          <w:szCs w:val="22"/>
        </w:rPr>
        <w:t>N = C</w:t>
      </w:r>
      <w:proofErr w:type="gramStart"/>
      <w:r>
        <w:rPr>
          <w:rFonts w:asciiTheme="minorHAnsi" w:hAnsiTheme="minorHAnsi" w:cstheme="minorHAnsi"/>
          <w:sz w:val="22"/>
          <w:szCs w:val="22"/>
        </w:rPr>
        <w:t>:/</w:t>
      </w:r>
      <w:proofErr w:type="gramEnd"/>
      <w:r>
        <w:rPr>
          <w:rFonts w:asciiTheme="minorHAnsi" w:hAnsiTheme="minorHAnsi" w:cstheme="minorHAnsi"/>
          <w:sz w:val="22"/>
          <w:szCs w:val="22"/>
        </w:rPr>
        <w:t>ti/mcsdk_linux_3_00_00_10</w:t>
      </w:r>
      <w:r w:rsidRPr="00810560">
        <w:rPr>
          <w:rFonts w:asciiTheme="minorHAnsi" w:hAnsiTheme="minorHAnsi" w:cstheme="minorHAnsi"/>
          <w:sz w:val="22"/>
          <w:szCs w:val="22"/>
        </w:rPr>
        <w:t>/host-tools/loadlin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var</w:t>
      </w:r>
      <w:proofErr w:type="gramEnd"/>
      <w:r w:rsidRPr="00810560">
        <w:rPr>
          <w:rFonts w:asciiTheme="minorHAnsi" w:hAnsiTheme="minorHAnsi" w:cstheme="minorHAnsi"/>
          <w:sz w:val="22"/>
          <w:szCs w:val="22"/>
        </w:rPr>
        <w:t xml:space="preserve"> pathUboot = PATH_LOADLIN + "/u-boot.bin";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var</w:t>
      </w:r>
      <w:proofErr w:type="gramEnd"/>
      <w:r w:rsidRPr="00810560">
        <w:rPr>
          <w:rFonts w:asciiTheme="minorHAnsi" w:hAnsiTheme="minorHAnsi" w:cstheme="minorHAnsi"/>
          <w:sz w:val="22"/>
          <w:szCs w:val="22"/>
        </w:rPr>
        <w:t xml:space="preserve"> pathSKern = PATH_LOADLIN + "/skern.bin";</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copy u-boot*.bin and skern*.bin from images folder</w:t>
      </w:r>
      <w:r>
        <w:rPr>
          <w:rFonts w:asciiTheme="minorHAnsi" w:hAnsiTheme="minorHAnsi" w:cstheme="minorHAnsi"/>
          <w:sz w:val="22"/>
          <w:szCs w:val="22"/>
        </w:rPr>
        <w:t xml:space="preserve"> to </w:t>
      </w:r>
      <w:r w:rsidRPr="00810560">
        <w:rPr>
          <w:rFonts w:asciiTheme="minorHAnsi" w:hAnsiTheme="minorHAnsi" w:cstheme="minorHAnsi"/>
          <w:sz w:val="22"/>
          <w:szCs w:val="22"/>
        </w:rPr>
        <w:t>PATH_LOADLIN folder</w:t>
      </w:r>
      <w:r>
        <w:rPr>
          <w:rFonts w:asciiTheme="minorHAnsi" w:hAnsiTheme="minorHAnsi" w:cstheme="minorHAnsi"/>
          <w:sz w:val="22"/>
          <w:szCs w:val="22"/>
        </w:rPr>
        <w:t xml:space="preserve"> </w:t>
      </w:r>
      <w:r w:rsidRPr="00810560">
        <w:rPr>
          <w:rFonts w:asciiTheme="minorHAnsi" w:hAnsiTheme="minorHAnsi" w:cstheme="minorHAnsi"/>
          <w:sz w:val="22"/>
          <w:szCs w:val="22"/>
        </w:rPr>
        <w:t xml:space="preserve"> and</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rename</w:t>
      </w:r>
      <w:proofErr w:type="gramEnd"/>
      <w:r w:rsidRPr="00810560">
        <w:rPr>
          <w:rFonts w:asciiTheme="minorHAnsi" w:hAnsiTheme="minorHAnsi" w:cstheme="minorHAnsi"/>
          <w:sz w:val="22"/>
          <w:szCs w:val="22"/>
        </w:rPr>
        <w:t xml:space="preserve"> it into u-boot.bin and skern.bin.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CCS, click View ==&gt; scripting console</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loadJSFile</w:t>
      </w:r>
      <w:proofErr w:type="gramEnd"/>
      <w:r>
        <w:rPr>
          <w:rFonts w:asciiTheme="minorHAnsi" w:hAnsiTheme="minorHAnsi" w:cstheme="minorHAnsi"/>
          <w:sz w:val="22"/>
          <w:szCs w:val="22"/>
        </w:rPr>
        <w:t xml:space="preserve"> C:/ti/mcsdk_linux_3_00_00_10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or</w:t>
      </w:r>
      <w:proofErr w:type="gramEnd"/>
      <w:r w:rsidRPr="00810560">
        <w:rPr>
          <w:rFonts w:asciiTheme="minorHAnsi" w:hAnsiTheme="minorHAnsi" w:cstheme="minorHAnsi"/>
          <w:sz w:val="22"/>
          <w:szCs w:val="22"/>
        </w:rPr>
        <w:t xml:space="preserve"> on Linux:</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loadJSFil</w:t>
      </w:r>
      <w:r>
        <w:rPr>
          <w:rFonts w:asciiTheme="minorHAnsi" w:hAnsiTheme="minorHAnsi" w:cstheme="minorHAnsi"/>
          <w:sz w:val="22"/>
          <w:szCs w:val="22"/>
        </w:rPr>
        <w:t>e</w:t>
      </w:r>
      <w:proofErr w:type="gramEnd"/>
      <w:r>
        <w:rPr>
          <w:rFonts w:asciiTheme="minorHAnsi" w:hAnsiTheme="minorHAnsi" w:cstheme="minorHAnsi"/>
          <w:sz w:val="22"/>
          <w:szCs w:val="22"/>
        </w:rPr>
        <w:t xml:space="preserve"> /opt/ti/mcsdk_linux_3_00_00_10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 xml:space="preserve">    </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This will load, u-boot image to MSMC RAM at 0xc001000 and boot monitor image to MSMC RAM at address 0xc5f0000.</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 xml:space="preserve">Make sure PC is currently pointing to 0xc001000. </w:t>
      </w:r>
    </w:p>
    <w:p w:rsidR="007210E0" w:rsidRPr="00810560" w:rsidRDefault="007210E0" w:rsidP="00C949A9">
      <w:pPr>
        <w:pStyle w:val="Number"/>
        <w:numPr>
          <w:ilvl w:val="1"/>
          <w:numId w:val="4"/>
        </w:numPr>
        <w:rPr>
          <w:rFonts w:asciiTheme="minorHAnsi" w:hAnsiTheme="minorHAnsi" w:cstheme="minorHAnsi"/>
          <w:szCs w:val="22"/>
        </w:rPr>
      </w:pPr>
      <w:r w:rsidRPr="00810560">
        <w:rPr>
          <w:rFonts w:asciiTheme="minorHAnsi" w:hAnsiTheme="minorHAnsi" w:cstheme="minorHAnsi"/>
          <w:szCs w:val="22"/>
        </w:rPr>
        <w:t>Click Resume button on the CCS window to run u-boot.</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If necessary, program the SPI flash with the U-boot GPH image</w:t>
      </w:r>
    </w:p>
    <w:p w:rsidR="00B56451" w:rsidRDefault="00B56451" w:rsidP="00F5488D">
      <w:pPr>
        <w:pStyle w:val="Number"/>
        <w:numPr>
          <w:ilvl w:val="0"/>
          <w:numId w:val="12"/>
        </w:numPr>
        <w:rPr>
          <w:rFonts w:asciiTheme="minorHAnsi" w:hAnsiTheme="minorHAnsi" w:cstheme="minorHAnsi"/>
          <w:szCs w:val="22"/>
        </w:rPr>
      </w:pPr>
      <w:r w:rsidRPr="00BA3ED7">
        <w:rPr>
          <w:rFonts w:asciiTheme="minorHAnsi" w:hAnsiTheme="minorHAnsi" w:cstheme="minorHAnsi"/>
          <w:szCs w:val="22"/>
        </w:rPr>
        <w:t>Program SPI NOR flash with U-boot GPH image (always update Uboot for a new release)</w:t>
      </w:r>
    </w:p>
    <w:p w:rsidR="00B56451" w:rsidRPr="00BA3ED7" w:rsidRDefault="00B56451" w:rsidP="00B56451">
      <w:pPr>
        <w:pStyle w:val="PlainText"/>
        <w:ind w:left="360"/>
        <w:rPr>
          <w:rFonts w:asciiTheme="minorHAnsi" w:hAnsiTheme="minorHAnsi" w:cstheme="minorHAnsi"/>
          <w:sz w:val="22"/>
          <w:szCs w:val="22"/>
        </w:rPr>
      </w:pP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Stop autoboot in SOC UART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Pr>
          <w:rFonts w:asciiTheme="minorHAnsi" w:hAnsiTheme="minorHAnsi" w:cstheme="minorHAnsi"/>
          <w:sz w:val="22"/>
          <w:szCs w:val="22"/>
        </w:rPr>
        <w:t xml:space="preserve">Copy u-boot-spi.gph from the images in the release </w:t>
      </w:r>
      <w:r w:rsidRPr="00BA3ED7">
        <w:rPr>
          <w:rFonts w:asciiTheme="minorHAnsi" w:hAnsiTheme="minorHAnsi" w:cstheme="minorHAnsi"/>
          <w:sz w:val="22"/>
          <w:szCs w:val="22"/>
        </w:rPr>
        <w:t>3 to tftp server root directory and rename it to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roofErr w:type="gramStart"/>
      <w:r w:rsidRPr="00BA3ED7">
        <w:rPr>
          <w:rFonts w:asciiTheme="minorHAnsi" w:hAnsiTheme="minorHAnsi" w:cstheme="minorHAnsi"/>
          <w:sz w:val="22"/>
          <w:szCs w:val="22"/>
        </w:rPr>
        <w:t>make</w:t>
      </w:r>
      <w:proofErr w:type="gramEnd"/>
      <w:r w:rsidRPr="00BA3ED7">
        <w:rPr>
          <w:rFonts w:asciiTheme="minorHAnsi" w:hAnsiTheme="minorHAnsi" w:cstheme="minorHAnsi"/>
          <w:sz w:val="22"/>
          <w:szCs w:val="22"/>
        </w:rPr>
        <w:t xml:space="preserve"> sure your tftp server is running. Then issue the following commands to U-Boot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sidRPr="00BA3ED7">
        <w:rPr>
          <w:rFonts w:asciiTheme="minorHAnsi" w:hAnsiTheme="minorHAnsi" w:cstheme="minorHAnsi"/>
          <w:sz w:val="22"/>
          <w:szCs w:val="22"/>
        </w:rPr>
        <w:tab/>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ab/>
      </w:r>
      <w:proofErr w:type="gramStart"/>
      <w:r w:rsidRPr="00BA3ED7">
        <w:rPr>
          <w:rFonts w:asciiTheme="minorHAnsi" w:hAnsiTheme="minorHAnsi" w:cstheme="minorHAnsi"/>
          <w:sz w:val="22"/>
          <w:szCs w:val="22"/>
        </w:rPr>
        <w:t>setenv</w:t>
      </w:r>
      <w:proofErr w:type="gramEnd"/>
      <w:r w:rsidRPr="00BA3ED7">
        <w:rPr>
          <w:rFonts w:asciiTheme="minorHAnsi" w:hAnsiTheme="minorHAnsi" w:cstheme="minorHAnsi"/>
          <w:sz w:val="22"/>
          <w:szCs w:val="22"/>
        </w:rPr>
        <w:t xml:space="preserve"> serverip</w:t>
      </w:r>
      <w:r>
        <w:rPr>
          <w:rFonts w:asciiTheme="minorHAnsi" w:hAnsiTheme="minorHAnsi" w:cstheme="minorHAnsi"/>
          <w:sz w:val="22"/>
          <w:szCs w:val="22"/>
        </w:rPr>
        <w:t xml:space="preserve"> -&gt;  your tftp address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roofErr w:type="gramStart"/>
      <w:r w:rsidRPr="00BA3ED7">
        <w:rPr>
          <w:rFonts w:asciiTheme="minorHAnsi" w:hAnsiTheme="minorHAnsi" w:cstheme="minorHAnsi"/>
          <w:sz w:val="22"/>
          <w:szCs w:val="22"/>
        </w:rPr>
        <w:t>dhcp</w:t>
      </w:r>
      <w:proofErr w:type="gramEnd"/>
      <w:r w:rsidRPr="00BA3ED7">
        <w:rPr>
          <w:rFonts w:asciiTheme="minorHAnsi" w:hAnsiTheme="minorHAnsi" w:cstheme="minorHAnsi"/>
          <w:sz w:val="22"/>
          <w:szCs w:val="22"/>
        </w:rPr>
        <w:t xml:space="preserve"> 0xc300000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roofErr w:type="gramStart"/>
      <w:r w:rsidRPr="00BA3ED7">
        <w:rPr>
          <w:rFonts w:asciiTheme="minorHAnsi" w:hAnsiTheme="minorHAnsi" w:cstheme="minorHAnsi"/>
          <w:sz w:val="22"/>
          <w:szCs w:val="22"/>
        </w:rPr>
        <w:t>sf</w:t>
      </w:r>
      <w:proofErr w:type="gramEnd"/>
      <w:r w:rsidRPr="00BA3ED7">
        <w:rPr>
          <w:rFonts w:asciiTheme="minorHAnsi" w:hAnsiTheme="minorHAnsi" w:cstheme="minorHAnsi"/>
          <w:sz w:val="22"/>
          <w:szCs w:val="22"/>
        </w:rPr>
        <w:t xml:space="preserve"> probe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roofErr w:type="gramStart"/>
      <w:r w:rsidRPr="00BA3ED7">
        <w:rPr>
          <w:rFonts w:asciiTheme="minorHAnsi" w:hAnsiTheme="minorHAnsi" w:cstheme="minorHAnsi"/>
          <w:sz w:val="22"/>
          <w:szCs w:val="22"/>
        </w:rPr>
        <w:t>sf</w:t>
      </w:r>
      <w:proofErr w:type="gramEnd"/>
      <w:r w:rsidRPr="00BA3ED7">
        <w:rPr>
          <w:rFonts w:asciiTheme="minorHAnsi" w:hAnsiTheme="minorHAnsi" w:cstheme="minorHAnsi"/>
          <w:sz w:val="22"/>
          <w:szCs w:val="22"/>
        </w:rPr>
        <w:t xml:space="preserve"> erase 0 &lt;size of u-boot-spi.gph in hex up rounded to sector boundary of 0x10000&gt;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roofErr w:type="gramStart"/>
      <w:r w:rsidRPr="00BA3ED7">
        <w:rPr>
          <w:rFonts w:asciiTheme="minorHAnsi" w:hAnsiTheme="minorHAnsi" w:cstheme="minorHAnsi"/>
          <w:sz w:val="22"/>
          <w:szCs w:val="22"/>
        </w:rPr>
        <w:t>sf</w:t>
      </w:r>
      <w:proofErr w:type="gramEnd"/>
      <w:r w:rsidRPr="00BA3ED7">
        <w:rPr>
          <w:rFonts w:asciiTheme="minorHAnsi" w:hAnsiTheme="minorHAnsi" w:cstheme="minorHAnsi"/>
          <w:sz w:val="22"/>
          <w:szCs w:val="22"/>
        </w:rPr>
        <w:t xml:space="preserve"> write 0xc300000 0 &lt;size of u-boot-spi.gph image in hex&gt;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that size of the image will be displayed as part of the dhcp command.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if u-boot-spi.gph was not copied to tftp root directory, then add path</w:t>
      </w:r>
      <w:proofErr w:type="gramStart"/>
      <w:r w:rsidRPr="00BA3ED7">
        <w:rPr>
          <w:rFonts w:asciiTheme="minorHAnsi" w:hAnsiTheme="minorHAnsi" w:cstheme="minorHAnsi"/>
          <w:sz w:val="22"/>
          <w:szCs w:val="22"/>
        </w:rPr>
        <w:t>,e.g</w:t>
      </w:r>
      <w:proofErr w:type="gramEnd"/>
      <w:r w:rsidRPr="00BA3ED7">
        <w:rPr>
          <w:rFonts w:asciiTheme="minorHAnsi" w:hAnsiTheme="minorHAnsi" w:cstheme="minorHAnsi"/>
          <w:sz w:val="22"/>
          <w:szCs w:val="22"/>
        </w:rPr>
        <w:t>.: dhcp 0xc300000 release/u-boot-spi-keystone-evm.gph</w:t>
      </w:r>
    </w:p>
    <w:p w:rsidR="00C167AC" w:rsidRDefault="00C167AC" w:rsidP="00C167AC">
      <w:pPr>
        <w:pStyle w:val="PlainText"/>
        <w:ind w:left="360" w:firstLine="360"/>
        <w:rPr>
          <w:rFonts w:asciiTheme="minorHAnsi" w:hAnsiTheme="minorHAnsi" w:cstheme="minorHAnsi"/>
          <w:sz w:val="22"/>
          <w:szCs w:val="22"/>
        </w:rPr>
      </w:pPr>
      <w:r w:rsidRPr="00BA3ED7">
        <w:rPr>
          <w:rFonts w:asciiTheme="minorHAnsi" w:hAnsiTheme="minorHAnsi" w:cstheme="minorHAnsi"/>
          <w:sz w:val="22"/>
          <w:szCs w:val="22"/>
        </w:rPr>
        <w:lastRenderedPageBreak/>
        <w:t>Note</w:t>
      </w:r>
      <w:r>
        <w:rPr>
          <w:rFonts w:asciiTheme="minorHAnsi" w:hAnsiTheme="minorHAnsi" w:cstheme="minorHAnsi"/>
          <w:sz w:val="22"/>
          <w:szCs w:val="22"/>
        </w:rPr>
        <w:t xml:space="preserve"> when using the training standard server, u</w:t>
      </w:r>
      <w:r w:rsidRPr="00BA3ED7">
        <w:rPr>
          <w:rFonts w:asciiTheme="minorHAnsi" w:hAnsiTheme="minorHAnsi" w:cstheme="minorHAnsi"/>
          <w:sz w:val="22"/>
          <w:szCs w:val="22"/>
        </w:rPr>
        <w:t xml:space="preserve">-boot-spi.gph </w:t>
      </w:r>
      <w:r>
        <w:rPr>
          <w:rFonts w:asciiTheme="minorHAnsi" w:hAnsiTheme="minorHAnsi" w:cstheme="minorHAnsi"/>
          <w:sz w:val="22"/>
          <w:szCs w:val="22"/>
        </w:rPr>
        <w:t>should be copied to directory /var/lib/tftpboot/studentN where N is the student number. T</w:t>
      </w:r>
      <w:r w:rsidRPr="00BA3ED7">
        <w:rPr>
          <w:rFonts w:asciiTheme="minorHAnsi" w:hAnsiTheme="minorHAnsi" w:cstheme="minorHAnsi"/>
          <w:sz w:val="22"/>
          <w:szCs w:val="22"/>
        </w:rPr>
        <w:t>hen add path</w:t>
      </w:r>
      <w:r>
        <w:rPr>
          <w:rFonts w:asciiTheme="minorHAnsi" w:hAnsiTheme="minorHAnsi" w:cstheme="minorHAnsi"/>
          <w:sz w:val="22"/>
          <w:szCs w:val="22"/>
        </w:rPr>
        <w:t xml:space="preserve"> to studentN, e.g.: dhcp 0xc300000 studentN</w:t>
      </w:r>
      <w:r w:rsidRPr="00BA3ED7">
        <w:rPr>
          <w:rFonts w:asciiTheme="minorHAnsi" w:hAnsiTheme="minorHAnsi" w:cstheme="minorHAnsi"/>
          <w:sz w:val="22"/>
          <w:szCs w:val="22"/>
        </w:rPr>
        <w:t>/u-boot-spi-keystone-evm.gph</w:t>
      </w:r>
    </w:p>
    <w:p w:rsidR="00C167AC" w:rsidRDefault="00C167AC" w:rsidP="00B56451">
      <w:pPr>
        <w:pStyle w:val="PlainText"/>
        <w:ind w:left="360"/>
        <w:rPr>
          <w:rFonts w:asciiTheme="minorHAnsi" w:hAnsiTheme="minorHAnsi" w:cstheme="minorHAnsi"/>
          <w:sz w:val="22"/>
          <w:szCs w:val="22"/>
        </w:rPr>
      </w:pPr>
    </w:p>
    <w:p w:rsidR="00B56451" w:rsidRPr="00BA3ED7" w:rsidRDefault="00B56451" w:rsidP="00B56451">
      <w:pPr>
        <w:pStyle w:val="Number"/>
        <w:ind w:firstLine="0"/>
        <w:rPr>
          <w:rFonts w:asciiTheme="minorHAnsi" w:hAnsiTheme="minorHAnsi" w:cstheme="minorHAnsi"/>
          <w:szCs w:val="22"/>
        </w:rPr>
      </w:pPr>
    </w:p>
    <w:p w:rsidR="007210E0" w:rsidRDefault="00DC6CF5" w:rsidP="00F5488D">
      <w:pPr>
        <w:pStyle w:val="Number"/>
        <w:numPr>
          <w:ilvl w:val="0"/>
          <w:numId w:val="13"/>
        </w:numPr>
        <w:rPr>
          <w:rFonts w:asciiTheme="minorHAnsi" w:hAnsiTheme="minorHAnsi" w:cstheme="minorHAnsi"/>
          <w:szCs w:val="22"/>
        </w:rPr>
      </w:pPr>
      <w:r>
        <w:rPr>
          <w:rFonts w:asciiTheme="minorHAnsi" w:hAnsiTheme="minorHAnsi" w:cstheme="minorHAnsi"/>
          <w:szCs w:val="22"/>
        </w:rPr>
        <w:t xml:space="preserve">The EVM has two (mini) USB ports. One of the ports access JTAG connection and can be used to connect CCS to the board. This USB connector is part of the emulator daughter (mezzanine) card. The second USB port is part of the mother board and can be used to connect two terminals into the EVM. Note that there are other connections that can be used to connect a serial port terminal to the EVM. We will refer to the serial terminal as Tera-Terminal (to distinguish from a window terminal on Ubuntu machines). </w:t>
      </w:r>
      <w:r w:rsidR="00C10B17">
        <w:rPr>
          <w:rFonts w:asciiTheme="minorHAnsi" w:hAnsiTheme="minorHAnsi" w:cstheme="minorHAnsi"/>
          <w:szCs w:val="22"/>
        </w:rPr>
        <w:t xml:space="preserve"> The tera-terminals are connected using a single USB cable but can be opened as two tera-terminals. One is connected to the ARM terminal </w:t>
      </w:r>
      <w:r w:rsidR="008F6E70">
        <w:rPr>
          <w:rFonts w:asciiTheme="minorHAnsi" w:hAnsiTheme="minorHAnsi" w:cstheme="minorHAnsi"/>
          <w:szCs w:val="22"/>
        </w:rPr>
        <w:t xml:space="preserve">(the lower com port) </w:t>
      </w:r>
      <w:r w:rsidR="00C10B17">
        <w:rPr>
          <w:rFonts w:asciiTheme="minorHAnsi" w:hAnsiTheme="minorHAnsi" w:cstheme="minorHAnsi"/>
          <w:szCs w:val="22"/>
        </w:rPr>
        <w:t>and the second is connected to the FPGA on the board. The user must open the two tera-terminals and set the serial rate to 115200 Baud.</w:t>
      </w:r>
    </w:p>
    <w:p w:rsidR="00DB007D" w:rsidRDefault="00DB007D" w:rsidP="00F5488D">
      <w:pPr>
        <w:pStyle w:val="Number"/>
        <w:numPr>
          <w:ilvl w:val="0"/>
          <w:numId w:val="13"/>
        </w:numPr>
        <w:rPr>
          <w:rFonts w:asciiTheme="minorHAnsi" w:hAnsiTheme="minorHAnsi" w:cstheme="minorHAnsi"/>
          <w:szCs w:val="22"/>
        </w:rPr>
      </w:pPr>
      <w:r>
        <w:rPr>
          <w:rFonts w:asciiTheme="minorHAnsi" w:hAnsiTheme="minorHAnsi" w:cstheme="minorHAnsi"/>
          <w:szCs w:val="22"/>
        </w:rPr>
        <w:t xml:space="preserve">VNC into the Ubuntu server. The server </w:t>
      </w:r>
      <w:r w:rsidR="00BB640A">
        <w:rPr>
          <w:rFonts w:asciiTheme="minorHAnsi" w:hAnsiTheme="minorHAnsi" w:cstheme="minorHAnsi"/>
          <w:szCs w:val="22"/>
        </w:rPr>
        <w:t xml:space="preserve">IP will be given by the instructor. For static configuration, when DHCP is not available, the server IP is 192.168.0.100. The login instance for student N </w:t>
      </w:r>
      <w:proofErr w:type="gramStart"/>
      <w:r w:rsidR="00BB640A">
        <w:rPr>
          <w:rFonts w:asciiTheme="minorHAnsi" w:hAnsiTheme="minorHAnsi" w:cstheme="minorHAnsi"/>
          <w:szCs w:val="22"/>
        </w:rPr>
        <w:t>is :N</w:t>
      </w:r>
      <w:proofErr w:type="gramEnd"/>
      <w:r w:rsidR="00BB640A">
        <w:rPr>
          <w:rFonts w:asciiTheme="minorHAnsi" w:hAnsiTheme="minorHAnsi" w:cstheme="minorHAnsi"/>
          <w:szCs w:val="22"/>
        </w:rPr>
        <w:t xml:space="preserve">. That is, for example, for static </w:t>
      </w:r>
      <w:proofErr w:type="gramStart"/>
      <w:r w:rsidR="00BB640A">
        <w:rPr>
          <w:rFonts w:asciiTheme="minorHAnsi" w:hAnsiTheme="minorHAnsi" w:cstheme="minorHAnsi"/>
          <w:szCs w:val="22"/>
        </w:rPr>
        <w:t>IP ,</w:t>
      </w:r>
      <w:proofErr w:type="gramEnd"/>
      <w:r w:rsidR="00BB640A">
        <w:rPr>
          <w:rFonts w:asciiTheme="minorHAnsi" w:hAnsiTheme="minorHAnsi" w:cstheme="minorHAnsi"/>
          <w:szCs w:val="22"/>
        </w:rPr>
        <w:t xml:space="preserve"> </w:t>
      </w:r>
      <w:r w:rsidR="00AB6E46">
        <w:rPr>
          <w:rFonts w:asciiTheme="minorHAnsi" w:hAnsiTheme="minorHAnsi" w:cstheme="minorHAnsi"/>
          <w:szCs w:val="22"/>
        </w:rPr>
        <w:t>student 3 wills</w:t>
      </w:r>
      <w:r w:rsidR="00BB640A">
        <w:rPr>
          <w:rFonts w:asciiTheme="minorHAnsi" w:hAnsiTheme="minorHAnsi" w:cstheme="minorHAnsi"/>
          <w:szCs w:val="22"/>
        </w:rPr>
        <w:t xml:space="preserve"> VNC to address 192.168.0.100:3, while student number 7 will use 192.168.0.100:7.  The VNC password for all students is “ vncserve ”</w:t>
      </w:r>
    </w:p>
    <w:p w:rsidR="00B372A5" w:rsidRDefault="00B372A5" w:rsidP="003F1102">
      <w:pPr>
        <w:pStyle w:val="Number"/>
        <w:ind w:firstLine="0"/>
        <w:rPr>
          <w:rFonts w:asciiTheme="minorHAnsi" w:hAnsiTheme="minorHAnsi" w:cstheme="minorHAnsi"/>
          <w:szCs w:val="22"/>
        </w:rPr>
      </w:pPr>
      <w:r>
        <w:rPr>
          <w:rFonts w:asciiTheme="minorHAnsi" w:hAnsiTheme="minorHAnsi" w:cstheme="minorHAnsi"/>
          <w:szCs w:val="22"/>
        </w:rPr>
        <w:t xml:space="preserve"> </w:t>
      </w:r>
    </w:p>
    <w:p w:rsidR="00040528" w:rsidRDefault="00040528" w:rsidP="00040528">
      <w:pPr>
        <w:pStyle w:val="Heading3"/>
      </w:pPr>
      <w:bookmarkStart w:id="7" w:name="_Toc371079159"/>
      <w:r>
        <w:t>Task 2: Load and run standard Hello application</w:t>
      </w:r>
      <w:bookmarkEnd w:id="7"/>
    </w:p>
    <w:p w:rsidR="00040528" w:rsidRDefault="00040528" w:rsidP="00BA3ED7">
      <w:pPr>
        <w:pStyle w:val="PlainText"/>
        <w:ind w:left="360"/>
        <w:rPr>
          <w:rFonts w:asciiTheme="minorHAnsi" w:hAnsiTheme="minorHAnsi" w:cstheme="minorHAnsi"/>
          <w:sz w:val="22"/>
          <w:szCs w:val="22"/>
        </w:rPr>
      </w:pPr>
    </w:p>
    <w:p w:rsidR="00040528" w:rsidRDefault="00040528" w:rsidP="00BA3ED7">
      <w:pPr>
        <w:pStyle w:val="PlainText"/>
        <w:ind w:left="360"/>
        <w:rPr>
          <w:rFonts w:asciiTheme="minorHAnsi" w:hAnsiTheme="minorHAnsi" w:cstheme="minorHAnsi"/>
          <w:sz w:val="22"/>
          <w:szCs w:val="22"/>
        </w:rPr>
      </w:pPr>
    </w:p>
    <w:p w:rsidR="00A73365" w:rsidRPr="00744E99" w:rsidRDefault="00A73365" w:rsidP="00F5488D">
      <w:pPr>
        <w:pStyle w:val="Number"/>
        <w:numPr>
          <w:ilvl w:val="0"/>
          <w:numId w:val="14"/>
        </w:numPr>
        <w:rPr>
          <w:rFonts w:asciiTheme="minorHAnsi" w:hAnsiTheme="minorHAnsi" w:cstheme="minorHAnsi"/>
          <w:szCs w:val="22"/>
        </w:rPr>
      </w:pPr>
      <w:r>
        <w:rPr>
          <w:rFonts w:asciiTheme="minorHAnsi" w:hAnsiTheme="minorHAnsi" w:cstheme="minorHAnsi"/>
          <w:szCs w:val="22"/>
        </w:rPr>
        <w:t>The base location of the tftp server is defined in the tftp configuration file (</w:t>
      </w:r>
      <w:r>
        <w:t>/etc/xinetd.d/tftp) as the server_args. The default setting is /var/lib/tftpboot</w:t>
      </w:r>
      <w:r w:rsidR="00DB007D">
        <w:t xml:space="preserve">/studentN where student is the user name (N is 1, 2, </w:t>
      </w:r>
      <w:proofErr w:type="gramStart"/>
      <w:r w:rsidR="00DB007D">
        <w:t>3, …10</w:t>
      </w:r>
      <w:proofErr w:type="gramEnd"/>
      <w:r w:rsidR="00DB007D">
        <w:t>)</w:t>
      </w:r>
      <w:r>
        <w:t xml:space="preserve">. </w:t>
      </w:r>
      <w:r w:rsidR="001A1BFA">
        <w:t xml:space="preserve"> In order for the U-BOOT to get files from sub-directory, the subdirectory should be </w:t>
      </w:r>
      <w:proofErr w:type="gramStart"/>
      <w:r w:rsidR="001A1BFA">
        <w:t>the  tftp</w:t>
      </w:r>
      <w:proofErr w:type="gramEnd"/>
      <w:r w:rsidR="001A1BFA">
        <w:t>_root value. For example, if all the files that are needed for U-BOOT are in directory /var</w:t>
      </w:r>
      <w:r w:rsidR="00DB007D">
        <w:t>/lib/tftpboot/</w:t>
      </w:r>
      <w:r w:rsidR="00AB6E46">
        <w:t>studentN</w:t>
      </w:r>
      <w:r w:rsidR="001A1BFA">
        <w:t xml:space="preserve"> then (see below) the tftp_roo</w:t>
      </w:r>
      <w:r w:rsidR="00DB007D">
        <w:t>t value of the U_BOOT is studentN</w:t>
      </w:r>
    </w:p>
    <w:p w:rsidR="00744E99" w:rsidRDefault="00744E99" w:rsidP="00F5488D">
      <w:pPr>
        <w:pStyle w:val="Number"/>
        <w:numPr>
          <w:ilvl w:val="0"/>
          <w:numId w:val="15"/>
        </w:numPr>
        <w:rPr>
          <w:rFonts w:asciiTheme="minorHAnsi" w:hAnsiTheme="minorHAnsi" w:cstheme="minorHAnsi"/>
          <w:szCs w:val="22"/>
        </w:rPr>
      </w:pPr>
      <w:r>
        <w:rPr>
          <w:rFonts w:asciiTheme="minorHAnsi" w:hAnsiTheme="minorHAnsi" w:cstheme="minorHAnsi"/>
          <w:szCs w:val="22"/>
        </w:rPr>
        <w:t>Make a subdir</w:t>
      </w:r>
      <w:r w:rsidR="00DB007D">
        <w:rPr>
          <w:rFonts w:asciiTheme="minorHAnsi" w:hAnsiTheme="minorHAnsi" w:cstheme="minorHAnsi"/>
          <w:szCs w:val="22"/>
        </w:rPr>
        <w:t>ectory /var/lib/tftpboot/studentN if it does not exist already</w:t>
      </w:r>
      <w:r>
        <w:rPr>
          <w:rFonts w:asciiTheme="minorHAnsi" w:hAnsiTheme="minorHAnsi" w:cstheme="minorHAnsi"/>
          <w:szCs w:val="22"/>
        </w:rPr>
        <w:t xml:space="preserve">   and copy the MCSDK release binary images into this directory. The binary images are located in the following directory</w:t>
      </w:r>
      <w:r w:rsidR="00DB007D">
        <w:rPr>
          <w:rFonts w:asciiTheme="minorHAnsi" w:hAnsiTheme="minorHAnsi" w:cstheme="minorHAnsi"/>
          <w:szCs w:val="22"/>
        </w:rPr>
        <w:t xml:space="preserve"> on the Ubuntu server</w:t>
      </w:r>
      <w:r>
        <w:rPr>
          <w:rFonts w:asciiTheme="minorHAnsi" w:hAnsiTheme="minorHAnsi" w:cstheme="minorHAnsi"/>
          <w:szCs w:val="22"/>
        </w:rPr>
        <w:t>:</w:t>
      </w:r>
    </w:p>
    <w:p w:rsidR="00744E99" w:rsidRDefault="00744E99" w:rsidP="00744E99">
      <w:pPr>
        <w:pStyle w:val="Number"/>
        <w:ind w:firstLine="0"/>
        <w:rPr>
          <w:rFonts w:asciiTheme="minorHAnsi" w:hAnsiTheme="minorHAnsi" w:cstheme="minorHAnsi"/>
          <w:szCs w:val="22"/>
        </w:rPr>
      </w:pPr>
      <w:r>
        <w:rPr>
          <w:rFonts w:asciiTheme="minorHAnsi" w:hAnsiTheme="minorHAnsi" w:cstheme="minorHAnsi"/>
          <w:szCs w:val="22"/>
        </w:rPr>
        <w:t xml:space="preserve">           </w:t>
      </w:r>
      <w:r w:rsidR="00DB007D">
        <w:rPr>
          <w:rFonts w:asciiTheme="minorHAnsi" w:hAnsiTheme="minorHAnsi" w:cstheme="minorHAnsi"/>
          <w:szCs w:val="22"/>
        </w:rPr>
        <w:t>/opt/ti/MCSDK_3_XX/</w:t>
      </w:r>
      <w:r>
        <w:rPr>
          <w:rFonts w:asciiTheme="minorHAnsi" w:hAnsiTheme="minorHAnsi" w:cstheme="minorHAnsi"/>
          <w:szCs w:val="22"/>
        </w:rPr>
        <w:t>mcsdk_linux_3_00_00_xx</w:t>
      </w:r>
      <w:r w:rsidRPr="001A1BFA">
        <w:rPr>
          <w:rFonts w:asciiTheme="minorHAnsi" w:hAnsiTheme="minorHAnsi" w:cstheme="minorHAnsi"/>
          <w:szCs w:val="22"/>
        </w:rPr>
        <w:t>\images</w:t>
      </w:r>
    </w:p>
    <w:p w:rsidR="00296A81" w:rsidRDefault="00744E99" w:rsidP="00296A81">
      <w:pPr>
        <w:pStyle w:val="Number"/>
        <w:ind w:firstLine="0"/>
        <w:rPr>
          <w:rFonts w:asciiTheme="minorHAnsi" w:hAnsiTheme="minorHAnsi" w:cstheme="minorHAnsi"/>
          <w:szCs w:val="22"/>
        </w:rPr>
      </w:pPr>
      <w:r>
        <w:rPr>
          <w:rFonts w:asciiTheme="minorHAnsi" w:hAnsiTheme="minorHAnsi" w:cstheme="minorHAnsi"/>
          <w:szCs w:val="22"/>
        </w:rPr>
        <w:t>(XX is the release number, currently 10)</w:t>
      </w:r>
    </w:p>
    <w:p w:rsidR="00296A81" w:rsidRDefault="00296A81" w:rsidP="00F5488D">
      <w:pPr>
        <w:pStyle w:val="Number"/>
        <w:numPr>
          <w:ilvl w:val="0"/>
          <w:numId w:val="16"/>
        </w:numPr>
        <w:rPr>
          <w:rFonts w:asciiTheme="minorHAnsi" w:hAnsiTheme="minorHAnsi" w:cstheme="minorHAnsi"/>
          <w:szCs w:val="22"/>
        </w:rPr>
      </w:pPr>
      <w:r>
        <w:rPr>
          <w:rFonts w:asciiTheme="minorHAnsi" w:hAnsiTheme="minorHAnsi" w:cstheme="minorHAnsi"/>
          <w:szCs w:val="22"/>
        </w:rPr>
        <w:t>You can also move the images from your own release of MCSDK on your laptop using ftp into the same directory, /var/lib/</w:t>
      </w:r>
      <w:r w:rsidR="00AB6E46">
        <w:rPr>
          <w:rFonts w:asciiTheme="minorHAnsi" w:hAnsiTheme="minorHAnsi" w:cstheme="minorHAnsi"/>
          <w:szCs w:val="22"/>
        </w:rPr>
        <w:t>tftpboot</w:t>
      </w:r>
      <w:r>
        <w:rPr>
          <w:rFonts w:asciiTheme="minorHAnsi" w:hAnsiTheme="minorHAnsi" w:cstheme="minorHAnsi"/>
          <w:szCs w:val="22"/>
        </w:rPr>
        <w:t>/studentN</w:t>
      </w:r>
    </w:p>
    <w:p w:rsidR="00BA3ED7" w:rsidRDefault="00BA3ED7" w:rsidP="00F5488D">
      <w:pPr>
        <w:pStyle w:val="Number"/>
        <w:numPr>
          <w:ilvl w:val="0"/>
          <w:numId w:val="16"/>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B45C72" w:rsidRDefault="00BA3ED7" w:rsidP="004727F9">
      <w:pPr>
        <w:pStyle w:val="Number"/>
        <w:ind w:left="1440" w:firstLine="0"/>
        <w:rPr>
          <w:rFonts w:asciiTheme="minorHAnsi" w:hAnsiTheme="minorHAnsi" w:cstheme="minorHAnsi"/>
          <w:szCs w:val="22"/>
        </w:rPr>
      </w:pPr>
      <w:r>
        <w:rPr>
          <w:rFonts w:asciiTheme="minorHAnsi" w:hAnsiTheme="minorHAnsi" w:cstheme="minorHAnsi"/>
          <w:szCs w:val="22"/>
        </w:rPr>
        <w:t xml:space="preserve">First set the DIP switch (sw1) to ARM SPI boot mode </w:t>
      </w:r>
      <w:r w:rsidR="00B45C72">
        <w:rPr>
          <w:rFonts w:asciiTheme="minorHAnsi" w:hAnsiTheme="minorHAnsi" w:cstheme="minorHAnsi"/>
          <w:szCs w:val="22"/>
        </w:rPr>
        <w:t>–</w:t>
      </w:r>
      <w:r>
        <w:rPr>
          <w:rFonts w:asciiTheme="minorHAnsi" w:hAnsiTheme="minorHAnsi" w:cstheme="minorHAnsi"/>
          <w:szCs w:val="22"/>
        </w:rPr>
        <w:t xml:space="preserve"> </w:t>
      </w:r>
      <w:r w:rsidR="004727F9" w:rsidRPr="00B45C72">
        <w:rPr>
          <w:rFonts w:asciiTheme="minorHAnsi" w:hAnsiTheme="minorHAnsi" w:cstheme="minorHAnsi"/>
          <w:szCs w:val="22"/>
        </w:rPr>
        <w:t xml:space="preserve">1 OFF 2 OFF 3 ON 4 OFF </w:t>
      </w:r>
      <w:r w:rsidR="004727F9">
        <w:rPr>
          <w:rFonts w:asciiTheme="minorHAnsi" w:hAnsiTheme="minorHAnsi" w:cstheme="minorHAnsi"/>
          <w:szCs w:val="22"/>
        </w:rPr>
        <w:t>(</w:t>
      </w:r>
      <w:r w:rsidR="004727F9" w:rsidRPr="00B45C72">
        <w:rPr>
          <w:rFonts w:asciiTheme="minorHAnsi" w:hAnsiTheme="minorHAnsi" w:cstheme="minorHAnsi"/>
          <w:szCs w:val="22"/>
        </w:rPr>
        <w:t>for Rev 1 EVM</w:t>
      </w:r>
      <w:r w:rsidR="004727F9">
        <w:rPr>
          <w:rFonts w:asciiTheme="minorHAnsi" w:hAnsiTheme="minorHAnsi" w:cstheme="minorHAnsi"/>
          <w:szCs w:val="22"/>
        </w:rPr>
        <w:t>)</w:t>
      </w:r>
    </w:p>
    <w:p w:rsidR="00B45C72" w:rsidRPr="00B45C72" w:rsidRDefault="00B45C72" w:rsidP="00B45C72">
      <w:pPr>
        <w:pStyle w:val="Number"/>
        <w:ind w:left="1080" w:firstLine="360"/>
        <w:rPr>
          <w:rFonts w:asciiTheme="minorHAnsi" w:hAnsiTheme="minorHAnsi" w:cstheme="minorHAnsi"/>
          <w:szCs w:val="22"/>
        </w:rPr>
      </w:pPr>
      <w:r w:rsidRPr="00B45C72">
        <w:rPr>
          <w:rFonts w:asciiTheme="minorHAnsi" w:hAnsiTheme="minorHAnsi" w:cstheme="minorHAnsi"/>
          <w:szCs w:val="22"/>
        </w:rPr>
        <w:t xml:space="preserve">Power off EVM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roofErr w:type="gramStart"/>
      <w:r w:rsidRPr="00B45C72">
        <w:rPr>
          <w:rFonts w:asciiTheme="minorHAnsi" w:hAnsiTheme="minorHAnsi" w:cstheme="minorHAnsi"/>
          <w:szCs w:val="22"/>
        </w:rPr>
        <w:t>disconnect</w:t>
      </w:r>
      <w:proofErr w:type="gramEnd"/>
      <w:r w:rsidRPr="00B45C72">
        <w:rPr>
          <w:rFonts w:asciiTheme="minorHAnsi" w:hAnsiTheme="minorHAnsi" w:cstheme="minorHAnsi"/>
          <w:szCs w:val="22"/>
        </w:rPr>
        <w:t xml:space="preserve"> CCS from EVM (if already connected)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lastRenderedPageBreak/>
        <w:tab/>
        <w:t xml:space="preserve">Power up </w:t>
      </w:r>
      <w:proofErr w:type="gramStart"/>
      <w:r w:rsidRPr="00B45C72">
        <w:rPr>
          <w:rFonts w:asciiTheme="minorHAnsi" w:hAnsiTheme="minorHAnsi" w:cstheme="minorHAnsi"/>
          <w:szCs w:val="22"/>
        </w:rPr>
        <w:t xml:space="preserve">EVM </w:t>
      </w:r>
      <w:r w:rsidR="008F6E70">
        <w:rPr>
          <w:rFonts w:asciiTheme="minorHAnsi" w:hAnsiTheme="minorHAnsi" w:cstheme="minorHAnsi"/>
          <w:szCs w:val="22"/>
        </w:rPr>
        <w:t>,</w:t>
      </w:r>
      <w:proofErr w:type="gramEnd"/>
      <w:r w:rsidR="008F6E70">
        <w:rPr>
          <w:rFonts w:asciiTheme="minorHAnsi" w:hAnsiTheme="minorHAnsi" w:cstheme="minorHAnsi"/>
          <w:szCs w:val="22"/>
        </w:rPr>
        <w:t xml:space="preserve"> look at the ARM  tera-terminal </w:t>
      </w:r>
    </w:p>
    <w:p w:rsidR="00BA3ED7"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BA3ED7" w:rsidRDefault="00BA3ED7" w:rsidP="00C949A9">
      <w:pPr>
        <w:pStyle w:val="Number"/>
        <w:numPr>
          <w:ilvl w:val="1"/>
          <w:numId w:val="4"/>
        </w:numPr>
        <w:rPr>
          <w:rFonts w:asciiTheme="minorHAnsi" w:hAnsiTheme="minorHAnsi" w:cstheme="minorHAnsi"/>
          <w:szCs w:val="22"/>
        </w:rPr>
      </w:pPr>
      <w:r>
        <w:rPr>
          <w:rFonts w:asciiTheme="minorHAnsi" w:hAnsiTheme="minorHAnsi" w:cstheme="minorHAnsi"/>
          <w:szCs w:val="22"/>
        </w:rPr>
        <w:t>It is very important to set the environment var</w:t>
      </w:r>
      <w:r w:rsidR="00B45C72">
        <w:rPr>
          <w:rFonts w:asciiTheme="minorHAnsi" w:hAnsiTheme="minorHAnsi" w:cstheme="minorHAnsi"/>
          <w:szCs w:val="22"/>
        </w:rPr>
        <w:t>iables correctly for U-BOOT.  Here are the instructions how to do so:</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 xml:space="preserve">After power on, press ESC to stop autoboot </w:t>
      </w:r>
      <w:r w:rsidR="00FF2E34">
        <w:rPr>
          <w:rFonts w:asciiTheme="minorHAnsi" w:hAnsiTheme="minorHAnsi" w:cstheme="minorHAnsi"/>
          <w:szCs w:val="22"/>
        </w:rPr>
        <w:t xml:space="preserve">in the ARM tera-terminal </w:t>
      </w:r>
      <w:r w:rsidRPr="00B45C72">
        <w:rPr>
          <w:rFonts w:asciiTheme="minorHAnsi" w:hAnsiTheme="minorHAnsi" w:cstheme="minorHAnsi"/>
          <w:szCs w:val="22"/>
        </w:rPr>
        <w:t>and set environment properly</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roofErr w:type="gramStart"/>
      <w:r w:rsidRPr="00B45C72">
        <w:rPr>
          <w:rFonts w:asciiTheme="minorHAnsi" w:hAnsiTheme="minorHAnsi" w:cstheme="minorHAnsi"/>
          <w:szCs w:val="22"/>
        </w:rPr>
        <w:t>env</w:t>
      </w:r>
      <w:proofErr w:type="gramEnd"/>
      <w:r w:rsidRPr="00B45C72">
        <w:rPr>
          <w:rFonts w:asciiTheme="minorHAnsi" w:hAnsiTheme="minorHAnsi" w:cstheme="minorHAnsi"/>
          <w:szCs w:val="22"/>
        </w:rPr>
        <w:t xml:space="preserve"> default -f -a</w:t>
      </w:r>
    </w:p>
    <w:p w:rsidR="00B45C72" w:rsidRPr="00B45C72" w:rsidRDefault="00B45C72" w:rsidP="00B45C72">
      <w:pPr>
        <w:pStyle w:val="Number"/>
        <w:ind w:left="1080"/>
        <w:rPr>
          <w:rFonts w:asciiTheme="minorHAnsi" w:hAnsiTheme="minorHAnsi" w:cstheme="minorHAnsi"/>
          <w:szCs w:val="22"/>
        </w:rPr>
      </w:pP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 xml:space="preserve">If the sizeof file system is larger than 9M </w:t>
      </w:r>
      <w:r w:rsidR="0001724E" w:rsidRPr="00B45C72">
        <w:rPr>
          <w:rFonts w:asciiTheme="minorHAnsi" w:hAnsiTheme="minorHAnsi" w:cstheme="minorHAnsi"/>
          <w:szCs w:val="22"/>
        </w:rPr>
        <w:t>bytes</w:t>
      </w:r>
      <w:r w:rsidRPr="00B45C72">
        <w:rPr>
          <w:rFonts w:asciiTheme="minorHAnsi" w:hAnsiTheme="minorHAnsi" w:cstheme="minorHAnsi"/>
          <w:szCs w:val="22"/>
        </w:rPr>
        <w:t xml:space="preserve">, update the </w:t>
      </w:r>
      <w:r w:rsidR="0001724E" w:rsidRPr="00B45C72">
        <w:rPr>
          <w:rFonts w:asciiTheme="minorHAnsi" w:hAnsiTheme="minorHAnsi" w:cstheme="minorHAnsi"/>
          <w:szCs w:val="22"/>
        </w:rPr>
        <w:t>value</w:t>
      </w:r>
      <w:r w:rsidRPr="00B45C72">
        <w:rPr>
          <w:rFonts w:asciiTheme="minorHAnsi" w:hAnsiTheme="minorHAnsi" w:cstheme="minorHAnsi"/>
          <w:szCs w:val="22"/>
        </w:rPr>
        <w:t xml:space="preserve"> to match it, note the limitation is: 80 MBytes:</w:t>
      </w:r>
    </w:p>
    <w:p w:rsidR="00B45C72" w:rsidRPr="00B50CA9" w:rsidRDefault="00B45C72" w:rsidP="00B45C72">
      <w:pPr>
        <w:pStyle w:val="Number"/>
        <w:ind w:left="1080"/>
        <w:rPr>
          <w:rFonts w:asciiTheme="minorHAnsi" w:hAnsiTheme="minorHAnsi" w:cstheme="minorHAnsi"/>
          <w:i/>
          <w:szCs w:val="22"/>
        </w:rPr>
      </w:pPr>
      <w:r w:rsidRPr="00B45C72">
        <w:rPr>
          <w:rFonts w:asciiTheme="minorHAnsi" w:hAnsiTheme="minorHAnsi" w:cstheme="minorHAnsi"/>
          <w:szCs w:val="22"/>
        </w:rPr>
        <w:tab/>
      </w:r>
      <w:commentRangeStart w:id="8"/>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args_ramfs 'setenv bootargs ${bootargs} earlyprintk rdinit=/sbin/init rw root=/dev/ram0 initrd=0x802000000,80M'</w:t>
      </w:r>
      <w:commentRangeEnd w:id="8"/>
      <w:r w:rsidR="0023599C" w:rsidRPr="00B50CA9">
        <w:rPr>
          <w:rStyle w:val="CommentReference"/>
          <w:rFonts w:asciiTheme="minorHAnsi" w:eastAsiaTheme="minorEastAsia" w:hAnsiTheme="minorHAnsi" w:cstheme="minorBidi"/>
          <w:i/>
          <w:lang w:bidi="en-US"/>
        </w:rPr>
        <w:commentReference w:id="8"/>
      </w:r>
    </w:p>
    <w:p w:rsidR="00744E99" w:rsidRDefault="00744E99"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name_fs  </w:t>
      </w:r>
      <w:r w:rsidRPr="00B50CA9">
        <w:rPr>
          <w:rFonts w:asciiTheme="minorHAnsi" w:hAnsiTheme="minorHAnsi" w:cstheme="minorHAnsi"/>
          <w:szCs w:val="22"/>
        </w:rPr>
        <w:t xml:space="preserve"> the name of the compressed file system to load, for example</w:t>
      </w:r>
      <w:r w:rsidRPr="00B50CA9">
        <w:rPr>
          <w:rFonts w:asciiTheme="minorHAnsi" w:hAnsiTheme="minorHAnsi" w:cstheme="minorHAnsi"/>
          <w:i/>
          <w:szCs w:val="22"/>
        </w:rPr>
        <w:t>, tisdk-rootfs</w:t>
      </w:r>
      <w:del w:id="9" w:author="Dharik Patel" w:date="2013-10-04T09:25:00Z">
        <w:r w:rsidRPr="00B50CA9" w:rsidDel="0023599C">
          <w:rPr>
            <w:rFonts w:asciiTheme="minorHAnsi" w:hAnsiTheme="minorHAnsi" w:cstheme="minorHAnsi"/>
            <w:i/>
            <w:szCs w:val="22"/>
          </w:rPr>
          <w:delText>-evm</w:delText>
        </w:r>
      </w:del>
      <w:r w:rsidRPr="00B50CA9">
        <w:rPr>
          <w:rFonts w:asciiTheme="minorHAnsi" w:hAnsiTheme="minorHAnsi" w:cstheme="minorHAnsi"/>
          <w:i/>
          <w:szCs w:val="22"/>
        </w:rPr>
        <w:t>.cpio.gz</w:t>
      </w:r>
      <w:r w:rsidR="007131CF">
        <w:rPr>
          <w:rFonts w:asciiTheme="minorHAnsi" w:hAnsiTheme="minorHAnsi" w:cstheme="minorHAnsi"/>
          <w:szCs w:val="22"/>
        </w:rPr>
        <w:t xml:space="preserve"> (look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name_fdt</w:t>
      </w:r>
      <w:r w:rsidR="00B50CA9">
        <w:rPr>
          <w:rFonts w:asciiTheme="minorHAnsi" w:hAnsiTheme="minorHAnsi" w:cstheme="minorHAnsi"/>
          <w:i/>
          <w:szCs w:val="22"/>
        </w:rPr>
        <w:t xml:space="preserve">  </w:t>
      </w:r>
      <w:r w:rsidRPr="00B50CA9">
        <w:rPr>
          <w:rFonts w:asciiTheme="minorHAnsi" w:hAnsiTheme="minorHAnsi" w:cstheme="minorHAnsi"/>
          <w:i/>
          <w:szCs w:val="22"/>
        </w:rPr>
        <w:t xml:space="preserve">  </w:t>
      </w:r>
      <w:r>
        <w:rPr>
          <w:rFonts w:asciiTheme="minorHAnsi" w:hAnsiTheme="minorHAnsi" w:cstheme="minorHAnsi"/>
          <w:szCs w:val="22"/>
        </w:rPr>
        <w:t xml:space="preserve"> the name of the binary device tree, </w:t>
      </w:r>
      <w:ins w:id="10" w:author="Dharik Patel" w:date="2013-10-04T09:28:00Z">
        <w:r w:rsidR="0023599C" w:rsidRPr="0023599C">
          <w:rPr>
            <w:rFonts w:asciiTheme="minorHAnsi" w:hAnsiTheme="minorHAnsi" w:cstheme="minorHAnsi"/>
            <w:szCs w:val="22"/>
          </w:rPr>
          <w:t>uImage-k2hk-evm.dtb</w:t>
        </w:r>
        <w:r w:rsidR="0023599C" w:rsidRPr="0023599C" w:rsidDel="0023599C">
          <w:rPr>
            <w:rFonts w:asciiTheme="minorHAnsi" w:hAnsiTheme="minorHAnsi" w:cstheme="minorHAnsi"/>
            <w:szCs w:val="22"/>
          </w:rPr>
          <w:t xml:space="preserve"> </w:t>
        </w:r>
      </w:ins>
      <w:del w:id="11" w:author="Dharik Patel" w:date="2013-10-04T09:28:00Z">
        <w:r w:rsidDel="0023599C">
          <w:rPr>
            <w:rFonts w:asciiTheme="minorHAnsi" w:hAnsiTheme="minorHAnsi" w:cstheme="minorHAnsi"/>
            <w:szCs w:val="22"/>
          </w:rPr>
          <w:delText xml:space="preserve">uImage-tci6638-evm.dtb </w:delText>
        </w:r>
      </w:del>
      <w:r>
        <w:rPr>
          <w:rFonts w:asciiTheme="minorHAnsi" w:hAnsiTheme="minorHAnsi" w:cstheme="minorHAnsi"/>
          <w:szCs w:val="22"/>
        </w:rPr>
        <w:t>(look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name_kern   </w:t>
      </w:r>
      <w:r>
        <w:rPr>
          <w:rFonts w:asciiTheme="minorHAnsi" w:hAnsiTheme="minorHAnsi" w:cstheme="minorHAnsi"/>
          <w:szCs w:val="22"/>
        </w:rPr>
        <w:t xml:space="preserve"> the name of the kernel file, </w:t>
      </w:r>
      <w:r w:rsidRPr="007131CF">
        <w:rPr>
          <w:rFonts w:asciiTheme="minorHAnsi" w:hAnsiTheme="minorHAnsi" w:cstheme="minorHAnsi"/>
          <w:szCs w:val="22"/>
        </w:rPr>
        <w:t>uImage-keystone-evm.bin</w:t>
      </w:r>
      <w:r>
        <w:rPr>
          <w:rFonts w:asciiTheme="minorHAnsi" w:hAnsiTheme="minorHAnsi" w:cstheme="minorHAnsi"/>
          <w:szCs w:val="22"/>
        </w:rPr>
        <w:t xml:space="preserve"> (look at the release for an updated name)</w:t>
      </w:r>
    </w:p>
    <w:p w:rsidR="007131CF" w:rsidRDefault="007131CF" w:rsidP="007131CF">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name_mon</w:t>
      </w:r>
      <w:r w:rsidR="00B50CA9">
        <w:rPr>
          <w:rFonts w:asciiTheme="minorHAnsi" w:hAnsiTheme="minorHAnsi" w:cstheme="minorHAnsi"/>
          <w:szCs w:val="22"/>
        </w:rPr>
        <w:t xml:space="preserve">   </w:t>
      </w:r>
      <w:r>
        <w:rPr>
          <w:rFonts w:asciiTheme="minorHAnsi" w:hAnsiTheme="minorHAnsi" w:cstheme="minorHAnsi"/>
          <w:szCs w:val="22"/>
        </w:rPr>
        <w:t xml:space="preserve"> the name of the</w:t>
      </w:r>
      <w:r w:rsidRPr="007131CF">
        <w:rPr>
          <w:rFonts w:asciiTheme="minorHAnsi" w:hAnsiTheme="minorHAnsi" w:cstheme="minorHAnsi"/>
          <w:szCs w:val="22"/>
        </w:rPr>
        <w:t xml:space="preserve"> </w:t>
      </w:r>
      <w:r>
        <w:rPr>
          <w:rFonts w:asciiTheme="minorHAnsi" w:hAnsiTheme="minorHAnsi" w:cstheme="minorHAnsi"/>
          <w:szCs w:val="22"/>
        </w:rPr>
        <w:t xml:space="preserve">kernel monitoring file,  </w:t>
      </w:r>
      <w:r w:rsidRPr="007131CF">
        <w:rPr>
          <w:rFonts w:asciiTheme="minorHAnsi" w:hAnsiTheme="minorHAnsi" w:cstheme="minorHAnsi"/>
          <w:szCs w:val="22"/>
        </w:rPr>
        <w:t>skern-keystone-evm.bin</w:t>
      </w:r>
      <w:r>
        <w:rPr>
          <w:rFonts w:asciiTheme="minorHAnsi" w:hAnsiTheme="minorHAnsi" w:cstheme="minorHAnsi"/>
          <w:szCs w:val="22"/>
        </w:rPr>
        <w:t xml:space="preserve"> (look at the release for an updated name)</w:t>
      </w:r>
    </w:p>
    <w:p w:rsidR="007131CF" w:rsidRPr="00B45C72"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50CA9"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Pr>
          <w:rFonts w:asciiTheme="minorHAnsi" w:hAnsiTheme="minorHAnsi" w:cstheme="minorHAnsi"/>
          <w:szCs w:val="22"/>
        </w:rPr>
        <w:t>setenv</w:t>
      </w:r>
      <w:proofErr w:type="gramEnd"/>
      <w:r>
        <w:rPr>
          <w:rFonts w:asciiTheme="minorHAnsi" w:hAnsiTheme="minorHAnsi" w:cstheme="minorHAnsi"/>
          <w:szCs w:val="22"/>
        </w:rPr>
        <w:t xml:space="preserve"> serverip </w:t>
      </w:r>
      <w:r w:rsidR="00B45C72">
        <w:rPr>
          <w:rFonts w:asciiTheme="minorHAnsi" w:hAnsiTheme="minorHAnsi" w:cstheme="minorHAnsi"/>
          <w:szCs w:val="22"/>
        </w:rPr>
        <w:t xml:space="preserve"> IP address of the TFTP server</w:t>
      </w:r>
      <w:r w:rsidR="00BB640A">
        <w:rPr>
          <w:rFonts w:asciiTheme="minorHAnsi" w:hAnsiTheme="minorHAnsi" w:cstheme="minorHAnsi"/>
          <w:szCs w:val="22"/>
        </w:rPr>
        <w:t xml:space="preserve"> (The Ubuntu server</w:t>
      </w:r>
      <w:r>
        <w:rPr>
          <w:rFonts w:asciiTheme="minorHAnsi" w:hAnsiTheme="minorHAnsi" w:cstheme="minorHAnsi"/>
          <w:szCs w:val="22"/>
        </w:rPr>
        <w:t>, default ip for workshop is 192.168.0.100</w:t>
      </w:r>
      <w:r w:rsidR="00BB640A">
        <w:rPr>
          <w:rFonts w:asciiTheme="minorHAnsi" w:hAnsiTheme="minorHAnsi" w:cstheme="minorHAnsi"/>
          <w:szCs w:val="22"/>
        </w:rPr>
        <w:t>)</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roofErr w:type="gramStart"/>
      <w:r w:rsidRPr="00B45C72">
        <w:rPr>
          <w:rFonts w:asciiTheme="minorHAnsi" w:hAnsiTheme="minorHAnsi" w:cstheme="minorHAnsi"/>
          <w:szCs w:val="22"/>
        </w:rPr>
        <w:t>setenv</w:t>
      </w:r>
      <w:proofErr w:type="gramEnd"/>
      <w:r w:rsidRPr="00B45C72">
        <w:rPr>
          <w:rFonts w:asciiTheme="minorHAnsi" w:hAnsiTheme="minorHAnsi" w:cstheme="minorHAnsi"/>
          <w:szCs w:val="22"/>
        </w:rPr>
        <w:t xml:space="preserve"> boot ramfs</w:t>
      </w:r>
    </w:p>
    <w:p w:rsidR="00B45C72" w:rsidRPr="00B45C72" w:rsidRDefault="00BB640A"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Pr>
          <w:rFonts w:asciiTheme="minorHAnsi" w:hAnsiTheme="minorHAnsi" w:cstheme="minorHAnsi"/>
          <w:szCs w:val="22"/>
        </w:rPr>
        <w:t>setenv</w:t>
      </w:r>
      <w:proofErr w:type="gramEnd"/>
      <w:r>
        <w:rPr>
          <w:rFonts w:asciiTheme="minorHAnsi" w:hAnsiTheme="minorHAnsi" w:cstheme="minorHAnsi"/>
          <w:szCs w:val="22"/>
        </w:rPr>
        <w:t xml:space="preserve"> tftp_root studentN</w:t>
      </w:r>
    </w:p>
    <w:p w:rsidR="00B45C72" w:rsidRDefault="00B45C72" w:rsidP="00B45C72">
      <w:pPr>
        <w:pStyle w:val="Number"/>
        <w:ind w:left="1080" w:firstLine="0"/>
        <w:rPr>
          <w:rFonts w:asciiTheme="minorHAnsi" w:hAnsiTheme="minorHAnsi" w:cstheme="minorHAnsi"/>
          <w:szCs w:val="22"/>
        </w:rPr>
      </w:pPr>
      <w:proofErr w:type="gramStart"/>
      <w:r w:rsidRPr="00B45C72">
        <w:rPr>
          <w:rFonts w:asciiTheme="minorHAnsi" w:hAnsiTheme="minorHAnsi" w:cstheme="minorHAnsi"/>
          <w:szCs w:val="22"/>
        </w:rPr>
        <w:t>saveenv</w:t>
      </w:r>
      <w:proofErr w:type="gramEnd"/>
    </w:p>
    <w:p w:rsidR="002E1E26" w:rsidRDefault="002E1E26" w:rsidP="00B45C72">
      <w:pPr>
        <w:pStyle w:val="Number"/>
        <w:ind w:left="1080" w:firstLine="0"/>
        <w:rPr>
          <w:rFonts w:asciiTheme="minorHAnsi" w:hAnsiTheme="minorHAnsi" w:cstheme="minorHAnsi"/>
          <w:szCs w:val="22"/>
        </w:rPr>
      </w:pPr>
      <w:proofErr w:type="gramStart"/>
      <w:r>
        <w:rPr>
          <w:rFonts w:asciiTheme="minorHAnsi" w:hAnsiTheme="minorHAnsi" w:cstheme="minorHAnsi"/>
          <w:szCs w:val="22"/>
        </w:rPr>
        <w:t>boot</w:t>
      </w:r>
      <w:proofErr w:type="gramEnd"/>
      <w:r>
        <w:rPr>
          <w:rFonts w:asciiTheme="minorHAnsi" w:hAnsiTheme="minorHAnsi" w:cstheme="minorHAnsi"/>
          <w:szCs w:val="22"/>
        </w:rPr>
        <w:t xml:space="preserve"> (or start hardware or software reboot. Hardware reboot = power cycle, software reboot, write fullrst in the BMC terminal window.</w:t>
      </w:r>
    </w:p>
    <w:p w:rsidR="00296A81" w:rsidRDefault="00296A81" w:rsidP="00B45C72">
      <w:pPr>
        <w:pStyle w:val="Number"/>
        <w:ind w:left="1080" w:firstLine="0"/>
        <w:rPr>
          <w:rFonts w:asciiTheme="minorHAnsi" w:hAnsiTheme="minorHAnsi" w:cstheme="minorHAnsi"/>
          <w:szCs w:val="22"/>
        </w:rPr>
      </w:pPr>
    </w:p>
    <w:p w:rsidR="00744E99" w:rsidRDefault="00744E99" w:rsidP="00B45C72">
      <w:pPr>
        <w:pStyle w:val="Number"/>
        <w:ind w:left="1080" w:firstLine="0"/>
        <w:rPr>
          <w:rFonts w:asciiTheme="minorHAnsi" w:hAnsiTheme="minorHAnsi" w:cstheme="minorHAnsi"/>
          <w:szCs w:val="22"/>
        </w:rPr>
      </w:pPr>
      <w:r>
        <w:rPr>
          <w:rFonts w:asciiTheme="minorHAnsi" w:hAnsiTheme="minorHAnsi" w:cstheme="minorHAnsi"/>
          <w:szCs w:val="22"/>
        </w:rPr>
        <w:t xml:space="preserve">The </w:t>
      </w:r>
      <w:r w:rsidR="00FF2E34">
        <w:rPr>
          <w:rFonts w:asciiTheme="minorHAnsi" w:hAnsiTheme="minorHAnsi" w:cstheme="minorHAnsi"/>
          <w:szCs w:val="22"/>
        </w:rPr>
        <w:t>tera-</w:t>
      </w:r>
      <w:r>
        <w:rPr>
          <w:rFonts w:asciiTheme="minorHAnsi" w:hAnsiTheme="minorHAnsi" w:cstheme="minorHAnsi"/>
          <w:szCs w:val="22"/>
        </w:rPr>
        <w:t>terminal will start as follows:</w:t>
      </w:r>
    </w:p>
    <w:p w:rsidR="00744E99" w:rsidRDefault="00744E99" w:rsidP="00B45C72">
      <w:pPr>
        <w:pStyle w:val="Number"/>
        <w:ind w:left="1080"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B45C72" w:rsidRDefault="00B45C72" w:rsidP="002E1E26">
      <w:pPr>
        <w:pStyle w:val="Number"/>
        <w:rPr>
          <w:rFonts w:asciiTheme="minorHAnsi" w:hAnsiTheme="minorHAnsi" w:cstheme="minorHAnsi"/>
          <w:szCs w:val="22"/>
        </w:rPr>
      </w:pPr>
    </w:p>
    <w:p w:rsidR="00BA3ED7" w:rsidRPr="00BA3ED7" w:rsidRDefault="00BA3ED7" w:rsidP="00BA3ED7">
      <w:pPr>
        <w:pStyle w:val="PlainText"/>
        <w:ind w:left="360"/>
        <w:rPr>
          <w:rFonts w:asciiTheme="minorHAnsi" w:hAnsiTheme="minorHAnsi" w:cstheme="minorHAnsi"/>
          <w:sz w:val="22"/>
          <w:szCs w:val="22"/>
        </w:rPr>
      </w:pPr>
    </w:p>
    <w:p w:rsidR="00BA3ED7" w:rsidRPr="00BA3ED7" w:rsidRDefault="00BA3ED7" w:rsidP="00BA3ED7">
      <w:pPr>
        <w:pStyle w:val="Number"/>
        <w:ind w:firstLine="0"/>
        <w:rPr>
          <w:rFonts w:asciiTheme="minorHAnsi" w:hAnsiTheme="minorHAnsi" w:cstheme="minorHAnsi"/>
          <w:szCs w:val="22"/>
        </w:rPr>
      </w:pPr>
    </w:p>
    <w:p w:rsidR="00C50682" w:rsidRDefault="00744E99" w:rsidP="00F5488D">
      <w:pPr>
        <w:pStyle w:val="Number"/>
        <w:numPr>
          <w:ilvl w:val="0"/>
          <w:numId w:val="17"/>
        </w:numPr>
        <w:rPr>
          <w:rFonts w:asciiTheme="minorHAnsi" w:hAnsiTheme="minorHAnsi" w:cstheme="minorHAnsi"/>
          <w:szCs w:val="22"/>
        </w:rPr>
      </w:pPr>
      <w:r>
        <w:rPr>
          <w:rFonts w:asciiTheme="minorHAnsi" w:hAnsiTheme="minorHAnsi" w:cstheme="minorHAnsi"/>
          <w:szCs w:val="22"/>
        </w:rPr>
        <w:t>When booting ends, log as root (no password)</w:t>
      </w:r>
    </w:p>
    <w:p w:rsidR="0061009E" w:rsidRDefault="0061009E" w:rsidP="0061009E">
      <w:pPr>
        <w:pStyle w:val="Number"/>
        <w:ind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744E99" w:rsidRDefault="0061009E" w:rsidP="00F5488D">
      <w:pPr>
        <w:pStyle w:val="Number"/>
        <w:numPr>
          <w:ilvl w:val="0"/>
          <w:numId w:val="17"/>
        </w:numPr>
        <w:rPr>
          <w:rFonts w:asciiTheme="minorHAnsi" w:hAnsiTheme="minorHAnsi" w:cstheme="minorHAnsi"/>
          <w:szCs w:val="22"/>
        </w:rPr>
      </w:pPr>
      <w:r>
        <w:rPr>
          <w:rFonts w:asciiTheme="minorHAnsi" w:hAnsiTheme="minorHAnsi" w:cstheme="minorHAnsi"/>
          <w:szCs w:val="22"/>
        </w:rPr>
        <w:t>Go to directory /usr/bin   cd /usr/bin</w:t>
      </w:r>
    </w:p>
    <w:p w:rsidR="0061009E" w:rsidRDefault="0061009E" w:rsidP="00F5488D">
      <w:pPr>
        <w:pStyle w:val="Number"/>
        <w:numPr>
          <w:ilvl w:val="0"/>
          <w:numId w:val="17"/>
        </w:numPr>
        <w:rPr>
          <w:rFonts w:asciiTheme="minorHAnsi" w:hAnsiTheme="minorHAnsi" w:cstheme="minorHAnsi"/>
          <w:szCs w:val="22"/>
        </w:rPr>
      </w:pPr>
      <w:r>
        <w:rPr>
          <w:rFonts w:asciiTheme="minorHAnsi" w:hAnsiTheme="minorHAnsi" w:cstheme="minorHAnsi"/>
          <w:szCs w:val="22"/>
        </w:rPr>
        <w:t xml:space="preserve">Run the hello program   ./hello  </w:t>
      </w:r>
    </w:p>
    <w:p w:rsidR="0061009E" w:rsidRPr="00744E99" w:rsidRDefault="0061009E" w:rsidP="00F5488D">
      <w:pPr>
        <w:pStyle w:val="Number"/>
        <w:numPr>
          <w:ilvl w:val="0"/>
          <w:numId w:val="17"/>
        </w:numPr>
        <w:rPr>
          <w:rFonts w:asciiTheme="minorHAnsi" w:hAnsiTheme="minorHAnsi" w:cstheme="minorHAnsi"/>
          <w:szCs w:val="22"/>
        </w:rPr>
      </w:pPr>
      <w:r>
        <w:rPr>
          <w:rFonts w:asciiTheme="minorHAnsi" w:hAnsiTheme="minorHAnsi" w:cstheme="minorHAnsi"/>
          <w:szCs w:val="22"/>
        </w:rPr>
        <w:t xml:space="preserve">The program should print hello world on the </w:t>
      </w:r>
      <w:r w:rsidR="00FF2E34">
        <w:rPr>
          <w:rFonts w:asciiTheme="minorHAnsi" w:hAnsiTheme="minorHAnsi" w:cstheme="minorHAnsi"/>
          <w:szCs w:val="22"/>
        </w:rPr>
        <w:t>tera-</w:t>
      </w:r>
      <w:r>
        <w:rPr>
          <w:rFonts w:asciiTheme="minorHAnsi" w:hAnsiTheme="minorHAnsi" w:cstheme="minorHAnsi"/>
          <w:szCs w:val="22"/>
        </w:rPr>
        <w:t>terminal</w:t>
      </w:r>
    </w:p>
    <w:p w:rsidR="00C50682" w:rsidRPr="00BA3ED7" w:rsidRDefault="00C50682" w:rsidP="00BA3ED7">
      <w:pPr>
        <w:pStyle w:val="Number"/>
        <w:ind w:left="0" w:firstLine="0"/>
        <w:rPr>
          <w:rFonts w:asciiTheme="minorHAnsi" w:hAnsiTheme="minorHAnsi" w:cstheme="minorHAnsi"/>
          <w:szCs w:val="22"/>
        </w:rPr>
      </w:pPr>
    </w:p>
    <w:p w:rsidR="00C50682" w:rsidRDefault="00C50682"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Pr="00BA3ED7" w:rsidRDefault="00744E99" w:rsidP="00BA3ED7">
      <w:pPr>
        <w:pStyle w:val="PlainText"/>
        <w:ind w:left="720"/>
        <w:rPr>
          <w:rFonts w:asciiTheme="minorHAnsi" w:hAnsiTheme="minorHAnsi" w:cstheme="minorHAnsi"/>
          <w:sz w:val="22"/>
          <w:szCs w:val="22"/>
        </w:rPr>
      </w:pPr>
    </w:p>
    <w:p w:rsidR="00C50682" w:rsidRPr="00881C23" w:rsidRDefault="00C50682" w:rsidP="00C50682">
      <w:pPr>
        <w:pStyle w:val="PlainText"/>
        <w:rPr>
          <w:rFonts w:ascii="Courier New" w:hAnsi="Courier New" w:cs="Courier New"/>
          <w:sz w:val="28"/>
          <w:szCs w:val="28"/>
        </w:rPr>
      </w:pPr>
    </w:p>
    <w:p w:rsidR="00C50682" w:rsidRDefault="00C50682" w:rsidP="00806736">
      <w:pPr>
        <w:pStyle w:val="Number"/>
      </w:pPr>
    </w:p>
    <w:p w:rsidR="00C10BE7" w:rsidRPr="00156337" w:rsidRDefault="00C10BE7" w:rsidP="00156337">
      <w:pPr>
        <w:pStyle w:val="Heading3"/>
        <w:rPr>
          <w:b w:val="0"/>
          <w:bCs w:val="0"/>
          <w:sz w:val="26"/>
          <w:szCs w:val="26"/>
        </w:rPr>
        <w:sectPr w:rsidR="00C10BE7" w:rsidRPr="00156337" w:rsidSect="00D43EDD">
          <w:headerReference w:type="even" r:id="rId22"/>
          <w:headerReference w:type="default" r:id="rId23"/>
          <w:footerReference w:type="even" r:id="rId24"/>
          <w:footerReference w:type="default" r:id="rId25"/>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12" w:name="_Toc371079160"/>
      <w:r>
        <w:lastRenderedPageBreak/>
        <w:t xml:space="preserve">Lab 2 – </w:t>
      </w:r>
      <w:r w:rsidR="00B10092">
        <w:t>Build a new ARM program</w:t>
      </w:r>
      <w:bookmarkEnd w:id="12"/>
    </w:p>
    <w:p w:rsidR="00D15AEC" w:rsidRPr="00AB1D8E" w:rsidRDefault="00D15AEC" w:rsidP="00D15AEC">
      <w:pPr>
        <w:pStyle w:val="Heading2"/>
      </w:pPr>
      <w:bookmarkStart w:id="13" w:name="_Toc371079161"/>
      <w:r w:rsidRPr="00AB1D8E">
        <w:t>Projects and source code</w:t>
      </w:r>
      <w:bookmarkEnd w:id="13"/>
    </w:p>
    <w:p w:rsidR="00D15AEC" w:rsidRDefault="00D15AEC" w:rsidP="00D15AEC">
      <w:r w:rsidRPr="00D15AEC">
        <w:rPr>
          <w:highlight w:val="yellow"/>
        </w:rPr>
        <w:t>Unless instructed by the instructor otherwise, all projects and source code are available on the server. Directory /usr/local/projects has two sub-directories, ARM and DSP. The source for this Lab and the next Lab is in the ARM sub-directory. DSP projects are in the DSP sub-directory. When the DSP projects are built using CCS on the student Laptop, the projects should be ftp from the server to the student laptop.</w:t>
      </w:r>
    </w:p>
    <w:p w:rsidR="0042473C" w:rsidRDefault="0042473C" w:rsidP="0047563C">
      <w:pPr>
        <w:pStyle w:val="Heading2"/>
      </w:pPr>
      <w:bookmarkStart w:id="14" w:name="_Toc371079162"/>
      <w:r>
        <w:t>Purpose</w:t>
      </w:r>
      <w:bookmarkEnd w:id="14"/>
    </w:p>
    <w:p w:rsidR="0042473C" w:rsidRDefault="0042473C" w:rsidP="0047563C">
      <w:r>
        <w:t xml:space="preserve">The purpose of this lab is to demonstrate how to build and run a </w:t>
      </w:r>
      <w:r w:rsidR="00B10092">
        <w:t>simple ARM program, using all the development tools on Ubuntu system, load the new file server to the EVM and executes the code</w:t>
      </w:r>
    </w:p>
    <w:p w:rsidR="00156337" w:rsidRDefault="0042473C" w:rsidP="00B117A4">
      <w:pPr>
        <w:pStyle w:val="Heading3"/>
      </w:pPr>
      <w:bookmarkStart w:id="15" w:name="_Toc371079163"/>
      <w:r>
        <w:t>Task 1:</w:t>
      </w:r>
      <w:r w:rsidR="00156337">
        <w:t xml:space="preserve"> </w:t>
      </w:r>
      <w:r w:rsidR="00B117A4">
        <w:t>Modify the</w:t>
      </w:r>
      <w:r w:rsidR="00156337">
        <w:t xml:space="preserve"> file syst</w:t>
      </w:r>
      <w:r w:rsidR="00B117A4">
        <w:t>em</w:t>
      </w:r>
      <w:bookmarkEnd w:id="15"/>
    </w:p>
    <w:p w:rsidR="00B117A4" w:rsidRDefault="00B117A4" w:rsidP="00B117A4">
      <w:r>
        <w:t>The first task of this Lab involved modifying the file system that was loaded into the EVM in the previous step.  A complet</w:t>
      </w:r>
      <w:r w:rsidR="00D42914">
        <w:t>e build of all other images that are part of the release</w:t>
      </w:r>
      <w:r>
        <w:t xml:space="preserve"> is an optional exercise. The</w:t>
      </w:r>
      <w:r w:rsidR="00D42914">
        <w:t xml:space="preserve"> instructions how to </w:t>
      </w:r>
      <w:r w:rsidR="00AB473B">
        <w:t xml:space="preserve">build the U-Boot, boot monitor and the </w:t>
      </w:r>
      <w:proofErr w:type="gramStart"/>
      <w:r w:rsidR="00AB473B">
        <w:t xml:space="preserve">kernel </w:t>
      </w:r>
      <w:r w:rsidR="00D42914">
        <w:t xml:space="preserve"> images</w:t>
      </w:r>
      <w:proofErr w:type="gramEnd"/>
      <w:r w:rsidR="00D42914">
        <w:t xml:space="preserve"> </w:t>
      </w:r>
      <w:r w:rsidR="00697C85">
        <w:t>are given in task 2</w:t>
      </w:r>
      <w:r>
        <w:t>.</w:t>
      </w:r>
    </w:p>
    <w:p w:rsidR="00B117A4" w:rsidRDefault="00B117A4" w:rsidP="00B117A4">
      <w:r>
        <w:t>Modifying the file system involves three steps. First a new main function is developed and using the cross compilers tools on the Ubuntu, the function is compiled and an executable is built.</w:t>
      </w:r>
    </w:p>
    <w:p w:rsidR="00B117A4" w:rsidRDefault="00B117A4" w:rsidP="00B117A4">
      <w:r>
        <w:t xml:space="preserve">Next the current compressed file system is </w:t>
      </w:r>
      <w:r w:rsidR="001F1738">
        <w:t xml:space="preserve">unzipped and </w:t>
      </w:r>
      <w:r>
        <w:t>de-compressed into a temporary directory, and the new executable that was built in the previous step is added</w:t>
      </w:r>
    </w:p>
    <w:p w:rsidR="00B117A4" w:rsidRDefault="00B117A4" w:rsidP="00B117A4">
      <w:r>
        <w:t>Last the new file system is compressed</w:t>
      </w:r>
      <w:r w:rsidR="001F1738">
        <w:t>, zipped</w:t>
      </w:r>
      <w:proofErr w:type="gramStart"/>
      <w:r w:rsidR="001F1738">
        <w:t xml:space="preserve">, </w:t>
      </w:r>
      <w:r>
        <w:t xml:space="preserve"> and</w:t>
      </w:r>
      <w:proofErr w:type="gramEnd"/>
      <w:r>
        <w:t xml:space="preserve"> moved to the tftp directory. The EVM is boot, and the new </w:t>
      </w:r>
      <w:r w:rsidR="00E77DBA">
        <w:t>program is executed and produces</w:t>
      </w:r>
      <w:r>
        <w:t xml:space="preserve"> the expected results.</w:t>
      </w:r>
    </w:p>
    <w:p w:rsidR="00B1521B" w:rsidRDefault="00B1521B" w:rsidP="00B117A4"/>
    <w:p w:rsidR="00B1521B" w:rsidRDefault="00B1521B" w:rsidP="00B117A4"/>
    <w:p w:rsidR="002C218B" w:rsidRDefault="002C218B" w:rsidP="002C218B">
      <w:pPr>
        <w:pStyle w:val="Heading3"/>
      </w:pPr>
      <w:bookmarkStart w:id="16" w:name="_Toc371079164"/>
      <w:r>
        <w:t>Example simple code</w:t>
      </w:r>
      <w:bookmarkEnd w:id="16"/>
    </w:p>
    <w:p w:rsidR="00B117A4" w:rsidRDefault="002C218B" w:rsidP="00B117A4">
      <w:r>
        <w:t xml:space="preserve">The instructor will provide you with a simple c program that does elementary calculations and print out some comments and the results of the calculations. </w:t>
      </w:r>
      <w:r w:rsidR="00F97D18">
        <w:t xml:space="preserve"> For standard TI workshop, the example code is located on the server in /usr/local/project</w:t>
      </w:r>
      <w:r w:rsidR="00D15AEC">
        <w:t>s</w:t>
      </w:r>
      <w:r w:rsidR="00F97D18">
        <w:t xml:space="preserve">/ARM directory. </w:t>
      </w:r>
      <w:r>
        <w:t xml:space="preserve"> Assume that the example file name is example1.c</w:t>
      </w:r>
      <w:r w:rsidR="00786FC6">
        <w:t xml:space="preserve">. </w:t>
      </w:r>
      <w:r w:rsidR="00F97D18">
        <w:t xml:space="preserve">  Copy this file to the student directory /home/studentN/temp  </w:t>
      </w:r>
    </w:p>
    <w:p w:rsidR="00007D4F" w:rsidRPr="00007D4F" w:rsidRDefault="00007D4F" w:rsidP="00B117A4">
      <w:pPr>
        <w:rPr>
          <w:b/>
        </w:rPr>
      </w:pPr>
      <w:r w:rsidRPr="00007D4F">
        <w:rPr>
          <w:b/>
        </w:rPr>
        <w:t>Note – if the example code name is different, you have to substitute the correct name for example1 throughout the document</w:t>
      </w:r>
    </w:p>
    <w:p w:rsidR="00F97D18" w:rsidRDefault="00F97D18" w:rsidP="00B117A4">
      <w:r>
        <w:t>If the temp directory does not exist, create it by using</w:t>
      </w:r>
    </w:p>
    <w:p w:rsidR="00F97D18" w:rsidRDefault="00F97D18" w:rsidP="00B117A4">
      <w:proofErr w:type="gramStart"/>
      <w:r>
        <w:t>cd</w:t>
      </w:r>
      <w:proofErr w:type="gramEnd"/>
      <w:r>
        <w:t xml:space="preserve"> ~/      Takes you to the home directory</w:t>
      </w:r>
    </w:p>
    <w:p w:rsidR="00F97D18" w:rsidRDefault="00F97D18" w:rsidP="00B117A4">
      <w:proofErr w:type="gramStart"/>
      <w:r>
        <w:lastRenderedPageBreak/>
        <w:t>sudo</w:t>
      </w:r>
      <w:proofErr w:type="gramEnd"/>
      <w:r>
        <w:t xml:space="preserve"> mkdir temp</w:t>
      </w:r>
    </w:p>
    <w:p w:rsidR="00F97D18" w:rsidRDefault="00F97D18" w:rsidP="00B117A4">
      <w:r>
        <w:t>Note – when sudo is used, the system may ask you for a password. (WsN where N is the student number)</w:t>
      </w:r>
    </w:p>
    <w:p w:rsidR="00F97D18" w:rsidRDefault="00F97D18" w:rsidP="00B117A4"/>
    <w:p w:rsidR="00F97D18" w:rsidRDefault="00F97D18" w:rsidP="00B117A4">
      <w:r>
        <w:t>/usr/local/studentStartScript.sh is a script that defines all the paths and exports for each individual user. The user must call this script for each new terminal:</w:t>
      </w:r>
    </w:p>
    <w:p w:rsidR="00F97D18" w:rsidRDefault="00F97D18" w:rsidP="00B117A4">
      <w:proofErr w:type="gramStart"/>
      <w:r>
        <w:t>source</w:t>
      </w:r>
      <w:proofErr w:type="gramEnd"/>
      <w:r>
        <w:t xml:space="preserve"> /usr/local/studentStartScript.sh</w:t>
      </w:r>
    </w:p>
    <w:p w:rsidR="0036423F" w:rsidRDefault="0036423F" w:rsidP="00B117A4">
      <w:r>
        <w:t>T</w:t>
      </w:r>
      <w:r w:rsidR="002C218B">
        <w:t xml:space="preserve">he Linaro toolchain </w:t>
      </w:r>
      <w:r>
        <w:t>and all other shared software are</w:t>
      </w:r>
      <w:r w:rsidR="002C218B">
        <w:t xml:space="preserve"> installed</w:t>
      </w:r>
      <w:r>
        <w:t xml:space="preserve"> on the Ubuntu server ahead of time in directory /usr/local/. A path to the Linaro tool chain is defined in the script studentStartScript.sh</w:t>
      </w:r>
      <w:r w:rsidR="002C218B">
        <w:t xml:space="preserve">. </w:t>
      </w:r>
    </w:p>
    <w:p w:rsidR="00B20438" w:rsidRDefault="00B20438">
      <w:r>
        <w:br w:type="page"/>
      </w:r>
    </w:p>
    <w:p w:rsidR="00B20438" w:rsidRDefault="00B20438" w:rsidP="00B20438">
      <w:r>
        <w:lastRenderedPageBreak/>
        <w:t xml:space="preserve">To use the cross compiler to build the executable, cd the terminal to the directory where example1.c was stored and use the following command: </w:t>
      </w:r>
    </w:p>
    <w:p w:rsidR="002C218B" w:rsidRDefault="00786FC6" w:rsidP="00B117A4">
      <w:proofErr w:type="gramStart"/>
      <w:r>
        <w:t>arm-linux-gnueabi</w:t>
      </w:r>
      <w:r w:rsidR="00086052">
        <w:t>hf</w:t>
      </w:r>
      <w:r>
        <w:t>-gcc</w:t>
      </w:r>
      <w:proofErr w:type="gramEnd"/>
      <w:r>
        <w:t xml:space="preserve"> -o example1 </w:t>
      </w:r>
      <w:r w:rsidR="00F97D18">
        <w:t xml:space="preserve">–g </w:t>
      </w:r>
      <w:r>
        <w:t>example1.c</w:t>
      </w:r>
    </w:p>
    <w:p w:rsidR="00786FC6" w:rsidRDefault="00786FC6" w:rsidP="00B117A4">
      <w:r>
        <w:t>The cross compiler tools will compile the file and build an executable called example1 in the same directory where the terminal is.</w:t>
      </w:r>
    </w:p>
    <w:p w:rsidR="003573A5" w:rsidRDefault="003573A5" w:rsidP="00B117A4">
      <w:r>
        <w:t>To verify that the compilation was done for the ARM processor and not for the native Intel (or other) processors do the following:</w:t>
      </w:r>
    </w:p>
    <w:p w:rsidR="003573A5" w:rsidRDefault="003573A5" w:rsidP="00B117A4">
      <w:proofErr w:type="gramStart"/>
      <w:r>
        <w:t>sudo</w:t>
      </w:r>
      <w:proofErr w:type="gramEnd"/>
      <w:r>
        <w:t xml:space="preserve"> file example1</w:t>
      </w:r>
    </w:p>
    <w:p w:rsidR="003573A5" w:rsidRDefault="003573A5" w:rsidP="00B117A4">
      <w:r>
        <w:t xml:space="preserve">The results should show ARM architecture: </w:t>
      </w:r>
    </w:p>
    <w:p w:rsidR="003573A5" w:rsidRDefault="003573A5" w:rsidP="00B117A4">
      <w:r>
        <w:t>“</w:t>
      </w:r>
      <w:r w:rsidRPr="003573A5">
        <w:t xml:space="preserve">example1: ELF 32-bit LSB executable, </w:t>
      </w:r>
      <w:r w:rsidRPr="003573A5">
        <w:rPr>
          <w:b/>
        </w:rPr>
        <w:t>ARM</w:t>
      </w:r>
      <w:r w:rsidRPr="003573A5">
        <w:t xml:space="preserve">, version 1 (SYSV), dynamically linked (uses shared libs), for GNU/Linux 2.6.31, </w:t>
      </w:r>
      <w:proofErr w:type="gramStart"/>
      <w:r w:rsidRPr="003573A5">
        <w:t>BuildID[</w:t>
      </w:r>
      <w:proofErr w:type="gramEnd"/>
      <w:r w:rsidRPr="003573A5">
        <w:t>sha1]=0x953dac672e7159d481d5a6d3bbb5356e5f870d21, not stripped</w:t>
      </w:r>
      <w:r>
        <w:t>”</w:t>
      </w:r>
    </w:p>
    <w:p w:rsidR="00B117A4" w:rsidRDefault="001F1738" w:rsidP="00786FC6">
      <w:pPr>
        <w:pStyle w:val="Heading3"/>
      </w:pPr>
      <w:bookmarkStart w:id="17" w:name="_Toc371079165"/>
      <w:r>
        <w:t>Unzip and d</w:t>
      </w:r>
      <w:r w:rsidR="00786FC6">
        <w:t>ecompress the file system and add the new executable</w:t>
      </w:r>
      <w:bookmarkEnd w:id="17"/>
    </w:p>
    <w:p w:rsidR="00786FC6" w:rsidRDefault="00786FC6" w:rsidP="00786FC6">
      <w:r>
        <w:t xml:space="preserve">The compress file system has </w:t>
      </w:r>
      <w:r w:rsidR="00B102B6">
        <w:t>a</w:t>
      </w:r>
      <w:r>
        <w:t xml:space="preserve"> cpio.gz extension (the </w:t>
      </w:r>
      <w:r w:rsidR="00007D4F">
        <w:t xml:space="preserve">current </w:t>
      </w:r>
      <w:r>
        <w:t>release name for the file system is tisdk-rootfs.cpio.gz)</w:t>
      </w:r>
    </w:p>
    <w:p w:rsidR="00786FC6" w:rsidRDefault="00786FC6" w:rsidP="00C949A9">
      <w:pPr>
        <w:pStyle w:val="ListParagraph"/>
        <w:numPr>
          <w:ilvl w:val="0"/>
          <w:numId w:val="6"/>
        </w:numPr>
      </w:pPr>
      <w:r>
        <w:t>Create a new directory</w:t>
      </w:r>
      <w:r w:rsidR="0036423F">
        <w:t xml:space="preserve"> (if it does not exist already) /opt/filesys/studentN</w:t>
      </w:r>
      <w:r>
        <w:t xml:space="preserve"> </w:t>
      </w:r>
    </w:p>
    <w:p w:rsidR="007878C3" w:rsidRDefault="0036423F" w:rsidP="007878C3">
      <w:pPr>
        <w:ind w:left="720"/>
      </w:pPr>
      <w:proofErr w:type="gramStart"/>
      <w:r>
        <w:t>sudo</w:t>
      </w:r>
      <w:proofErr w:type="gramEnd"/>
      <w:r>
        <w:t xml:space="preserve"> mkdir /opt</w:t>
      </w:r>
      <w:r w:rsidR="007878C3">
        <w:t>/filesys</w:t>
      </w:r>
      <w:r>
        <w:t>/studentN</w:t>
      </w:r>
    </w:p>
    <w:p w:rsidR="007878C3" w:rsidRDefault="007878C3" w:rsidP="007878C3">
      <w:pPr>
        <w:ind w:left="720"/>
      </w:pPr>
      <w:proofErr w:type="gramStart"/>
      <w:r>
        <w:t>cd</w:t>
      </w:r>
      <w:proofErr w:type="gramEnd"/>
      <w:r>
        <w:t xml:space="preserve"> </w:t>
      </w:r>
      <w:r w:rsidR="0036423F">
        <w:t>/opt/filesys/studentN</w:t>
      </w:r>
    </w:p>
    <w:p w:rsidR="00786FC6" w:rsidRDefault="00786FC6" w:rsidP="00C949A9">
      <w:pPr>
        <w:pStyle w:val="ListParagraph"/>
        <w:numPr>
          <w:ilvl w:val="0"/>
          <w:numId w:val="6"/>
        </w:numPr>
      </w:pPr>
      <w:r>
        <w:t>Copy the current compressed file system to the new directory</w:t>
      </w:r>
    </w:p>
    <w:p w:rsidR="007878C3" w:rsidRDefault="007878C3" w:rsidP="007878C3">
      <w:pPr>
        <w:ind w:left="720"/>
      </w:pPr>
      <w:proofErr w:type="gramStart"/>
      <w:r>
        <w:t>s</w:t>
      </w:r>
      <w:r w:rsidR="0036423F">
        <w:t>udo</w:t>
      </w:r>
      <w:proofErr w:type="gramEnd"/>
      <w:r w:rsidR="0036423F">
        <w:t xml:space="preserve"> cp /var/lib/tftpboot/studentN</w:t>
      </w:r>
      <w:r>
        <w:t>/tisdk-rootfs.cpio.gz  .</w:t>
      </w:r>
    </w:p>
    <w:p w:rsidR="007878C3" w:rsidRDefault="00786FC6" w:rsidP="00C949A9">
      <w:pPr>
        <w:pStyle w:val="ListParagraph"/>
        <w:numPr>
          <w:ilvl w:val="0"/>
          <w:numId w:val="6"/>
        </w:numPr>
      </w:pPr>
      <w:r>
        <w:t xml:space="preserve">Unzip the compressed file system </w:t>
      </w:r>
    </w:p>
    <w:p w:rsidR="00786FC6" w:rsidRDefault="007878C3" w:rsidP="007878C3">
      <w:pPr>
        <w:ind w:left="360" w:firstLine="360"/>
      </w:pPr>
      <w:proofErr w:type="gramStart"/>
      <w:r>
        <w:t xml:space="preserve">sudo  </w:t>
      </w:r>
      <w:r w:rsidR="00786FC6">
        <w:t>gzip</w:t>
      </w:r>
      <w:proofErr w:type="gramEnd"/>
      <w:r w:rsidR="00786FC6">
        <w:t xml:space="preserve">  –d  tisdk-rootfs.cpio.gz   (or the name of the file system that you use)</w:t>
      </w:r>
    </w:p>
    <w:p w:rsidR="007878C3" w:rsidRDefault="001F1738" w:rsidP="00C949A9">
      <w:pPr>
        <w:pStyle w:val="ListParagraph"/>
        <w:numPr>
          <w:ilvl w:val="0"/>
          <w:numId w:val="6"/>
        </w:numPr>
      </w:pPr>
      <w:proofErr w:type="gramStart"/>
      <w:r>
        <w:t xml:space="preserve">Uncompress </w:t>
      </w:r>
      <w:r w:rsidR="00786FC6">
        <w:t xml:space="preserve"> the</w:t>
      </w:r>
      <w:proofErr w:type="gramEnd"/>
      <w:r w:rsidR="00786FC6">
        <w:t xml:space="preserve"> fi</w:t>
      </w:r>
      <w:r w:rsidR="007878C3">
        <w:t>le system from the cpio file.</w:t>
      </w:r>
      <w:r w:rsidR="007878C3" w:rsidRPr="007878C3">
        <w:t xml:space="preserve"> </w:t>
      </w:r>
      <w:r w:rsidR="007878C3">
        <w:t xml:space="preserve">This operation builds the complete file system. Note that the compressed file tisdk-rootfs.cpio is still in the directory </w:t>
      </w:r>
      <w:r>
        <w:t xml:space="preserve"> </w:t>
      </w:r>
    </w:p>
    <w:p w:rsidR="00786FC6" w:rsidRDefault="00786FC6" w:rsidP="007878C3">
      <w:pPr>
        <w:ind w:left="1080"/>
      </w:pPr>
      <w:r>
        <w:t xml:space="preserve"> </w:t>
      </w:r>
      <w:proofErr w:type="gramStart"/>
      <w:r>
        <w:t>sudo</w:t>
      </w:r>
      <w:proofErr w:type="gramEnd"/>
      <w:r>
        <w:t xml:space="preserve"> cpio –</w:t>
      </w:r>
      <w:r w:rsidR="001F1738">
        <w:t>i</w:t>
      </w:r>
      <w:r>
        <w:t xml:space="preserve"> –F tisdk-rootfs.cpio</w:t>
      </w:r>
      <w:r w:rsidR="007878C3">
        <w:t xml:space="preserve"> </w:t>
      </w:r>
      <w:r w:rsidR="001F1738">
        <w:t xml:space="preserve"> </w:t>
      </w:r>
      <w:r w:rsidR="007878C3">
        <w:t xml:space="preserve"> </w:t>
      </w:r>
    </w:p>
    <w:p w:rsidR="007878C3" w:rsidRDefault="007878C3" w:rsidP="00C949A9">
      <w:pPr>
        <w:pStyle w:val="ListParagraph"/>
        <w:numPr>
          <w:ilvl w:val="0"/>
          <w:numId w:val="6"/>
        </w:numPr>
      </w:pPr>
      <w:r>
        <w:t xml:space="preserve">Remove tisdk-rootfs.cpio  </w:t>
      </w:r>
    </w:p>
    <w:p w:rsidR="001F1738" w:rsidRDefault="001F1738" w:rsidP="007878C3">
      <w:pPr>
        <w:ind w:left="1080"/>
      </w:pPr>
      <w:proofErr w:type="gramStart"/>
      <w:r>
        <w:t>sudo</w:t>
      </w:r>
      <w:proofErr w:type="gramEnd"/>
      <w:r>
        <w:t xml:space="preserve"> rm tisdk-rootfs.cpio “</w:t>
      </w:r>
    </w:p>
    <w:p w:rsidR="007878C3" w:rsidRDefault="001F1738" w:rsidP="00C949A9">
      <w:pPr>
        <w:pStyle w:val="ListParagraph"/>
        <w:numPr>
          <w:ilvl w:val="0"/>
          <w:numId w:val="6"/>
        </w:numPr>
      </w:pPr>
      <w:r>
        <w:t xml:space="preserve">Copy the executable that was built in the previous paragraph (example1) </w:t>
      </w:r>
      <w:r w:rsidR="00007D4F">
        <w:t>into usr/</w:t>
      </w:r>
      <w:proofErr w:type="gramStart"/>
      <w:r w:rsidR="00007D4F">
        <w:t xml:space="preserve">bin </w:t>
      </w:r>
      <w:r>
        <w:t xml:space="preserve"> directo</w:t>
      </w:r>
      <w:r w:rsidR="00007D4F">
        <w:t>ry</w:t>
      </w:r>
      <w:proofErr w:type="gramEnd"/>
      <w:r w:rsidR="00007D4F">
        <w:t xml:space="preserve"> in the file system. The complete path is /opt/filesys/studentN/usr/bin. </w:t>
      </w:r>
      <w:r w:rsidR="007878C3">
        <w:t xml:space="preserve"> </w:t>
      </w:r>
    </w:p>
    <w:p w:rsidR="001F1738" w:rsidRDefault="001F1738" w:rsidP="007878C3">
      <w:pPr>
        <w:ind w:left="1080"/>
      </w:pPr>
      <w:r>
        <w:lastRenderedPageBreak/>
        <w:t xml:space="preserve"> </w:t>
      </w:r>
      <w:proofErr w:type="gramStart"/>
      <w:r>
        <w:t>sudo</w:t>
      </w:r>
      <w:proofErr w:type="gramEnd"/>
      <w:r>
        <w:t xml:space="preserve"> cp example1Directo</w:t>
      </w:r>
      <w:r w:rsidR="007878C3">
        <w:t xml:space="preserve">ryLocation/example1  </w:t>
      </w:r>
      <w:r w:rsidR="00623B75">
        <w:t>/opt</w:t>
      </w:r>
      <w:r w:rsidR="00C0088B">
        <w:t>/filesys</w:t>
      </w:r>
      <w:r w:rsidR="007878C3">
        <w:t>/</w:t>
      </w:r>
      <w:r w:rsidR="00623B75">
        <w:t>studentN/</w:t>
      </w:r>
      <w:r w:rsidR="007878C3">
        <w:t>usr/bin/.</w:t>
      </w:r>
    </w:p>
    <w:p w:rsidR="00B1521B" w:rsidRDefault="00B1521B" w:rsidP="007878C3">
      <w:pPr>
        <w:ind w:left="1080"/>
      </w:pPr>
    </w:p>
    <w:p w:rsidR="00B102B6" w:rsidRDefault="00B102B6" w:rsidP="00B102B6">
      <w:pPr>
        <w:pStyle w:val="Heading3"/>
      </w:pPr>
      <w:bookmarkStart w:id="18" w:name="_Toc371079166"/>
      <w:r>
        <w:t>Compressed and zip the new file system</w:t>
      </w:r>
      <w:bookmarkEnd w:id="18"/>
      <w:r>
        <w:t xml:space="preserve"> </w:t>
      </w:r>
    </w:p>
    <w:p w:rsidR="00B102B6" w:rsidRPr="00B102B6" w:rsidRDefault="00B102B6" w:rsidP="00B102B6"/>
    <w:p w:rsidR="001F1738" w:rsidRDefault="001F1738" w:rsidP="00C949A9">
      <w:pPr>
        <w:pStyle w:val="ListParagraph"/>
        <w:numPr>
          <w:ilvl w:val="0"/>
          <w:numId w:val="6"/>
        </w:numPr>
      </w:pPr>
      <w:r>
        <w:t>The next step is to compress the file system back into a new file system. This is done by piping all the directories and the files in the file system into the cpio. The resulted compressed file system will be copied to one directory above –</w:t>
      </w:r>
    </w:p>
    <w:p w:rsidR="00031711" w:rsidRDefault="00623B75" w:rsidP="00031711">
      <w:pPr>
        <w:ind w:left="720"/>
      </w:pPr>
      <w:r>
        <w:t xml:space="preserve"> </w:t>
      </w:r>
      <w:proofErr w:type="gramStart"/>
      <w:r>
        <w:t>cd</w:t>
      </w:r>
      <w:proofErr w:type="gramEnd"/>
      <w:r>
        <w:t xml:space="preserve"> /opt/filesys/studentN</w:t>
      </w:r>
      <w:r w:rsidR="001F1738">
        <w:t xml:space="preserve">  </w:t>
      </w:r>
    </w:p>
    <w:p w:rsidR="00031711" w:rsidRDefault="00031711" w:rsidP="00031711">
      <w:pPr>
        <w:ind w:left="720"/>
      </w:pPr>
      <w:proofErr w:type="gramStart"/>
      <w:r w:rsidRPr="00031711">
        <w:t>sudo</w:t>
      </w:r>
      <w:proofErr w:type="gramEnd"/>
      <w:r w:rsidRPr="00031711">
        <w:t xml:space="preserve"> chmod -R 777 *</w:t>
      </w:r>
      <w:r>
        <w:t xml:space="preserve"> ( This will give read write execution permission to all files and subdirectories)</w:t>
      </w:r>
    </w:p>
    <w:p w:rsidR="001F1738" w:rsidRDefault="00031711" w:rsidP="00031711">
      <w:pPr>
        <w:ind w:left="360" w:firstLine="360"/>
      </w:pPr>
      <w:proofErr w:type="gramStart"/>
      <w:r>
        <w:t>sudo</w:t>
      </w:r>
      <w:proofErr w:type="gramEnd"/>
      <w:r>
        <w:t xml:space="preserve"> </w:t>
      </w:r>
      <w:r w:rsidR="001F1738">
        <w:t xml:space="preserve">find </w:t>
      </w:r>
      <w:r w:rsidR="00623B75">
        <w:t xml:space="preserve">.  | </w:t>
      </w:r>
      <w:proofErr w:type="gramStart"/>
      <w:r w:rsidR="00623B75">
        <w:t>sudo</w:t>
      </w:r>
      <w:proofErr w:type="gramEnd"/>
      <w:r w:rsidR="00623B75">
        <w:t xml:space="preserve"> cpio –H newc –o –O  </w:t>
      </w:r>
      <w:r w:rsidR="001F1738">
        <w:t>new.cpio</w:t>
      </w:r>
      <w:r>
        <w:t xml:space="preserve">  </w:t>
      </w:r>
    </w:p>
    <w:p w:rsidR="001F1738" w:rsidRDefault="001F1738" w:rsidP="001F1738">
      <w:pPr>
        <w:ind w:left="360"/>
      </w:pPr>
      <w:r>
        <w:t>Where new.cpio is the new compressed file system</w:t>
      </w:r>
    </w:p>
    <w:p w:rsidR="001F1738" w:rsidRDefault="00B102B6" w:rsidP="00C949A9">
      <w:pPr>
        <w:pStyle w:val="ListParagraph"/>
        <w:numPr>
          <w:ilvl w:val="0"/>
          <w:numId w:val="6"/>
        </w:numPr>
      </w:pPr>
      <w:r>
        <w:t>To zip the new file system the user does the following</w:t>
      </w:r>
    </w:p>
    <w:p w:rsidR="00B102B6" w:rsidRDefault="00031711" w:rsidP="00B102B6">
      <w:r>
        <w:t xml:space="preserve">       </w:t>
      </w:r>
      <w:r>
        <w:tab/>
      </w:r>
    </w:p>
    <w:p w:rsidR="00B102B6" w:rsidRDefault="00031711" w:rsidP="00B102B6">
      <w:r>
        <w:t xml:space="preserve">      </w:t>
      </w:r>
      <w:r>
        <w:tab/>
      </w:r>
      <w:proofErr w:type="gramStart"/>
      <w:r>
        <w:t>sudo</w:t>
      </w:r>
      <w:proofErr w:type="gramEnd"/>
      <w:r>
        <w:t xml:space="preserve"> gzip new.cpio  </w:t>
      </w:r>
      <w:r w:rsidR="00B102B6">
        <w:t xml:space="preserve">      (this will generate a file new.cpio.gz)</w:t>
      </w:r>
    </w:p>
    <w:p w:rsidR="00B102B6" w:rsidRDefault="00031711" w:rsidP="00B102B6">
      <w:r>
        <w:t xml:space="preserve">     </w:t>
      </w:r>
      <w:r>
        <w:tab/>
      </w:r>
      <w:proofErr w:type="gramStart"/>
      <w:r w:rsidR="00B102B6">
        <w:t>sudo</w:t>
      </w:r>
      <w:proofErr w:type="gramEnd"/>
      <w:r w:rsidR="00B102B6">
        <w:t xml:space="preserve"> cp new.cpio.gz </w:t>
      </w:r>
      <w:r w:rsidR="00623B75">
        <w:t xml:space="preserve">  /var/lib/tftpboot/studentN</w:t>
      </w:r>
      <w:r>
        <w:t xml:space="preserve">/.  </w:t>
      </w:r>
    </w:p>
    <w:p w:rsidR="00B102B6" w:rsidRDefault="00623B75" w:rsidP="00B102B6">
      <w:r>
        <w:t>In this point, studentN</w:t>
      </w:r>
      <w:r w:rsidR="00B102B6">
        <w:t xml:space="preserve"> has two file systems. The user can change the name_fs in the EVM U-BOOT to new.cpio.gz, or the user can delete the previous tisdk-rootfs.cpio.gz, and then change the name of new.</w:t>
      </w:r>
      <w:r w:rsidR="00031711">
        <w:t>cpio.gz to tisdk-rootfs.cpio.gz, or the user can change the name of new.cpio.gz to any other name (with the .cpio.gz extension) like tisdk-rootfs-example1.cpio.gz, and change the name_fs in the EVM U-BOOT to the new name.</w:t>
      </w:r>
    </w:p>
    <w:p w:rsidR="00697C85" w:rsidRDefault="00697C85" w:rsidP="00697C85">
      <w:pPr>
        <w:pStyle w:val="Heading2"/>
      </w:pPr>
      <w:bookmarkStart w:id="19" w:name="_Toc371079167"/>
      <w:r>
        <w:t>Reboot the EVM and run the new program</w:t>
      </w:r>
      <w:bookmarkEnd w:id="19"/>
    </w:p>
    <w:p w:rsidR="00697C85" w:rsidRDefault="00697C85" w:rsidP="00697C85">
      <w:r>
        <w:t xml:space="preserve">Reboot the EVM with the new file system. </w:t>
      </w:r>
      <w:proofErr w:type="gramStart"/>
      <w:r>
        <w:t>After boot, login as a root.</w:t>
      </w:r>
      <w:proofErr w:type="gramEnd"/>
      <w:r>
        <w:t xml:space="preserve">  Go to /usr/bin and run example1. Observe the results.</w:t>
      </w:r>
    </w:p>
    <w:p w:rsidR="00C10BE7" w:rsidRPr="00AB6E46" w:rsidRDefault="00156337" w:rsidP="0047563C">
      <w:pPr>
        <w:rPr>
          <w:color w:val="FF0000"/>
          <w:sz w:val="40"/>
          <w:szCs w:val="40"/>
        </w:rPr>
      </w:pPr>
      <w:del w:id="20" w:author="Dharik Patel" w:date="2013-10-04T09:38:00Z">
        <w:r w:rsidDel="00054406">
          <w:delText>.</w:delText>
        </w:r>
      </w:del>
    </w:p>
    <w:p w:rsidR="00555F74" w:rsidRDefault="00555F74" w:rsidP="00555F74">
      <w:pPr>
        <w:pStyle w:val="Heading3"/>
      </w:pPr>
      <w:bookmarkStart w:id="21" w:name="_Toc371079168"/>
      <w:commentRangeStart w:id="22"/>
      <w:r>
        <w:t>Task 2(optional): Build U-boot, Boot Monitor and Kernel</w:t>
      </w:r>
      <w:commentRangeEnd w:id="22"/>
      <w:r w:rsidR="00054406">
        <w:rPr>
          <w:rStyle w:val="CommentReference"/>
          <w:rFonts w:asciiTheme="minorHAnsi" w:eastAsiaTheme="minorEastAsia" w:hAnsiTheme="minorHAnsi" w:cstheme="minorBidi"/>
          <w:b w:val="0"/>
          <w:bCs w:val="0"/>
        </w:rPr>
        <w:commentReference w:id="22"/>
      </w:r>
      <w:bookmarkEnd w:id="21"/>
    </w:p>
    <w:p w:rsidR="00156337" w:rsidRDefault="00156337" w:rsidP="00555F74"/>
    <w:p w:rsidR="006D53B0" w:rsidRDefault="006D53B0" w:rsidP="005F1060">
      <w:r>
        <w:t>Linux distribution enables users to download all source code and build the Linux components. This optional task gives instructions how to do so.</w:t>
      </w:r>
    </w:p>
    <w:p w:rsidR="00FD5AAC" w:rsidRDefault="006D53B0" w:rsidP="005F1060">
      <w:r>
        <w:t xml:space="preserve">TI uses the Arago distribution on a public server to store all source code. The user can download all the sources and make files to build all images in the release. </w:t>
      </w:r>
      <w:r w:rsidR="00863404">
        <w:t xml:space="preserve">The Ubuntu server must be connected to the </w:t>
      </w:r>
      <w:r w:rsidR="00863404">
        <w:lastRenderedPageBreak/>
        <w:t>network to facilitate downloading of the source code. If the server is behind a firewall, proxies must be set. These proxies are defined already in the /usr/local/studentStartScript.sh script</w:t>
      </w:r>
      <w:r w:rsidR="00FD5AAC">
        <w:t>.</w:t>
      </w:r>
    </w:p>
    <w:p w:rsidR="00FD5AAC" w:rsidRDefault="00FD5AAC" w:rsidP="005F1060"/>
    <w:p w:rsidR="005F1060" w:rsidRDefault="005F1060" w:rsidP="00ED2B48"/>
    <w:p w:rsidR="00ED2B48" w:rsidRDefault="004B49D9" w:rsidP="004B49D9">
      <w:pPr>
        <w:pStyle w:val="Heading3"/>
      </w:pPr>
      <w:bookmarkStart w:id="23" w:name="_Toc371079169"/>
      <w:r>
        <w:t>U-BOOT source code extraction and build instructions</w:t>
      </w:r>
      <w:bookmarkEnd w:id="23"/>
    </w:p>
    <w:p w:rsidR="00ED2B48" w:rsidRDefault="006F2E98" w:rsidP="004B49D9">
      <w:r>
        <w:t xml:space="preserve"> </w:t>
      </w:r>
      <w:r w:rsidR="004B49D9">
        <w:t xml:space="preserve">Before getting the source, the user must be in his home directory. Cloning the source code will generate sub-directories. </w:t>
      </w:r>
    </w:p>
    <w:p w:rsidR="004B49D9" w:rsidRDefault="00ED2B48" w:rsidP="00ED2B48">
      <w:r w:rsidRPr="004B49D9">
        <w:rPr>
          <w:i/>
        </w:rPr>
        <w:t xml:space="preserve">    </w:t>
      </w:r>
      <w:proofErr w:type="gramStart"/>
      <w:r w:rsidR="004B49D9" w:rsidRPr="004B49D9">
        <w:rPr>
          <w:i/>
        </w:rPr>
        <w:t>cd  ~</w:t>
      </w:r>
      <w:proofErr w:type="gramEnd"/>
      <w:r w:rsidR="004B49D9" w:rsidRPr="004B49D9">
        <w:rPr>
          <w:i/>
        </w:rPr>
        <w:t>/</w:t>
      </w:r>
      <w:r w:rsidR="004B49D9">
        <w:t xml:space="preserve">     back into the home directory /home/studentN</w:t>
      </w:r>
    </w:p>
    <w:p w:rsidR="00ED2B48" w:rsidRPr="00E169E3" w:rsidRDefault="004B49D9" w:rsidP="00ED2B48">
      <w:r>
        <w:t xml:space="preserve">     </w:t>
      </w:r>
      <w:proofErr w:type="gramStart"/>
      <w:r w:rsidR="00ED2B48" w:rsidRPr="004B49D9">
        <w:rPr>
          <w:i/>
        </w:rPr>
        <w:t>git</w:t>
      </w:r>
      <w:proofErr w:type="gramEnd"/>
      <w:r w:rsidR="00ED2B48" w:rsidRPr="004B49D9">
        <w:rPr>
          <w:i/>
        </w:rPr>
        <w:t xml:space="preserve"> clone git://arago-project.org/git/projects/u-boot-keystone.git </w:t>
      </w:r>
      <w:r w:rsidRPr="004B49D9">
        <w:rPr>
          <w:i/>
        </w:rPr>
        <w:t xml:space="preserve"> </w:t>
      </w:r>
      <w:r w:rsidR="00E169E3">
        <w:t xml:space="preserve"> This instruction will clone the repository into your local directory ~/u-boot-keystone</w:t>
      </w:r>
    </w:p>
    <w:p w:rsidR="00ED2B48" w:rsidRPr="00E169E3" w:rsidRDefault="00ED2B48" w:rsidP="00ED2B48">
      <w:r>
        <w:t xml:space="preserve">    </w:t>
      </w:r>
      <w:proofErr w:type="gramStart"/>
      <w:r w:rsidRPr="004B49D9">
        <w:rPr>
          <w:i/>
        </w:rPr>
        <w:t>cd</w:t>
      </w:r>
      <w:proofErr w:type="gramEnd"/>
      <w:r w:rsidRPr="004B49D9">
        <w:rPr>
          <w:i/>
        </w:rPr>
        <w:t xml:space="preserve"> u-boot-keystone </w:t>
      </w:r>
      <w:r w:rsidR="00E169E3">
        <w:t xml:space="preserve">   change directory to where the sources are</w:t>
      </w:r>
    </w:p>
    <w:p w:rsidR="005F6379" w:rsidRDefault="00ED2B48" w:rsidP="005F6379">
      <w:pPr>
        <w:pStyle w:val="Default"/>
      </w:pPr>
      <w:r>
        <w:t xml:space="preserve">    </w:t>
      </w:r>
      <w:proofErr w:type="gramStart"/>
      <w:r w:rsidRPr="004B49D9">
        <w:rPr>
          <w:i/>
        </w:rPr>
        <w:t>git</w:t>
      </w:r>
      <w:proofErr w:type="gramEnd"/>
      <w:r w:rsidRPr="004B49D9">
        <w:rPr>
          <w:i/>
        </w:rPr>
        <w:t xml:space="preserve"> reset --hard </w:t>
      </w:r>
      <w:r w:rsidR="005F6379">
        <w:rPr>
          <w:i/>
        </w:rPr>
        <w:t>label</w:t>
      </w:r>
      <w:r w:rsidR="00E169E3">
        <w:t xml:space="preserve">   </w:t>
      </w:r>
      <w:r w:rsidR="005F6379">
        <w:t xml:space="preserve">Where label is the label that is attached to the current release. </w:t>
      </w:r>
      <w:r w:rsidR="00E169E3">
        <w:t xml:space="preserve">To find the head label the user should look at the release notes. For MCSDK </w:t>
      </w:r>
      <w:r w:rsidR="005F6379">
        <w:t xml:space="preserve">3_14 the label is </w:t>
      </w:r>
      <w:r w:rsidR="005F6379" w:rsidRPr="005F6379">
        <w:rPr>
          <w:b/>
          <w:bCs/>
          <w:i/>
        </w:rPr>
        <w:t>K2_UBOOT_2013-01_13.09_01</w:t>
      </w:r>
      <w:r w:rsidR="005F6379">
        <w:rPr>
          <w:b/>
          <w:bCs/>
          <w:sz w:val="18"/>
          <w:szCs w:val="18"/>
        </w:rPr>
        <w:t xml:space="preserve"> </w:t>
      </w:r>
      <w:r w:rsidR="005F6379">
        <w:t>so the reset instruction for the current release will be the following</w:t>
      </w:r>
    </w:p>
    <w:p w:rsidR="005F6379" w:rsidRPr="005F6379" w:rsidRDefault="005F6379" w:rsidP="005F6379">
      <w:pPr>
        <w:pStyle w:val="Default"/>
      </w:pPr>
    </w:p>
    <w:p w:rsidR="00ED2B48" w:rsidRDefault="005F6379" w:rsidP="00ED2B48">
      <w:pPr>
        <w:rPr>
          <w:bCs/>
          <w:sz w:val="24"/>
          <w:szCs w:val="24"/>
        </w:rPr>
      </w:pPr>
      <w:proofErr w:type="gramStart"/>
      <w:r>
        <w:rPr>
          <w:bCs/>
          <w:i/>
          <w:sz w:val="24"/>
          <w:szCs w:val="24"/>
        </w:rPr>
        <w:t>git</w:t>
      </w:r>
      <w:proofErr w:type="gramEnd"/>
      <w:r>
        <w:rPr>
          <w:bCs/>
          <w:i/>
          <w:sz w:val="24"/>
          <w:szCs w:val="24"/>
        </w:rPr>
        <w:t xml:space="preserve"> reset –hard </w:t>
      </w:r>
      <w:r w:rsidRPr="005F6379">
        <w:rPr>
          <w:bCs/>
          <w:i/>
          <w:sz w:val="24"/>
          <w:szCs w:val="24"/>
        </w:rPr>
        <w:t>K2_UBOOT_2013-01_13.09_01</w:t>
      </w:r>
    </w:p>
    <w:p w:rsidR="005F6379" w:rsidRDefault="005F6379" w:rsidP="00ED2B48">
      <w:pPr>
        <w:rPr>
          <w:bCs/>
          <w:sz w:val="24"/>
          <w:szCs w:val="24"/>
        </w:rPr>
      </w:pPr>
    </w:p>
    <w:p w:rsidR="005F6379" w:rsidRPr="005F6379" w:rsidRDefault="005F6379" w:rsidP="00ED2B48">
      <w:r>
        <w:rPr>
          <w:bCs/>
          <w:sz w:val="24"/>
          <w:szCs w:val="24"/>
        </w:rPr>
        <w:t>Different versions of the U-BOOT can be built, depends how the code is loaded. U-BOOT can be loaded from code composer studio, or from boot methods and the format can either be u-boot.bin, u-boot.img, u-boot-spl.bin or u-boot-spi.gph (The different formats are discussed in the boot loader presentation)</w:t>
      </w:r>
    </w:p>
    <w:p w:rsidR="00ED2B48" w:rsidRDefault="00ED2B48" w:rsidP="00ED2B48">
      <w:r>
        <w:t xml:space="preserve">    </w:t>
      </w:r>
    </w:p>
    <w:p w:rsidR="00ED2B48" w:rsidRDefault="00ED2B48" w:rsidP="00ED2B48">
      <w:proofErr w:type="gramStart"/>
      <w:r>
        <w:t>option</w:t>
      </w:r>
      <w:proofErr w:type="gramEnd"/>
      <w:r>
        <w:t xml:space="preserve"> a: if using CC</w:t>
      </w:r>
      <w:r w:rsidR="005F6379">
        <w:t>S</w:t>
      </w:r>
      <w:r>
        <w:t xml:space="preserve"> to load (u-boot.bin)</w:t>
      </w:r>
    </w:p>
    <w:p w:rsidR="00ED2B48" w:rsidRPr="005F6379" w:rsidRDefault="00ED2B48" w:rsidP="00ED2B48">
      <w:pPr>
        <w:rPr>
          <w:i/>
        </w:rPr>
      </w:pPr>
      <w: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w:t>
      </w:r>
    </w:p>
    <w:p w:rsidR="00ED2B48" w:rsidRDefault="00ED2B48" w:rsidP="00ED2B48">
      <w:proofErr w:type="gramStart"/>
      <w:r>
        <w:t>option</w:t>
      </w:r>
      <w:proofErr w:type="gramEnd"/>
      <w:r>
        <w:t xml:space="preserve"> b: if using the two stage SPI NOR boot</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spl/u-boot-spl.bin </w:t>
      </w:r>
    </w:p>
    <w:p w:rsidR="00ED2B48" w:rsidRDefault="00ED2B48" w:rsidP="00ED2B48"/>
    <w:p w:rsidR="00ED2B48" w:rsidRPr="005F6379" w:rsidRDefault="00ED2B48" w:rsidP="00ED2B48">
      <w:pPr>
        <w:rPr>
          <w:i/>
        </w:rPr>
      </w:pPr>
      <w: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u-boot.img </w:t>
      </w:r>
    </w:p>
    <w:p w:rsidR="00ED2B48" w:rsidRPr="005F6379" w:rsidRDefault="00ED2B48" w:rsidP="00ED2B48">
      <w:pPr>
        <w:rPr>
          <w:i/>
        </w:rPr>
      </w:pP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tci6638_evm_config </w:t>
      </w:r>
    </w:p>
    <w:p w:rsidR="00ED2B48" w:rsidRDefault="00ED2B48" w:rsidP="00ED2B48">
      <w:r w:rsidRPr="005F6379">
        <w:rPr>
          <w:i/>
        </w:rPr>
        <w:t xml:space="preserve">    </w:t>
      </w:r>
      <w:proofErr w:type="gramStart"/>
      <w:r w:rsidRPr="005F6379">
        <w:rPr>
          <w:i/>
        </w:rPr>
        <w:t>make</w:t>
      </w:r>
      <w:proofErr w:type="gramEnd"/>
      <w:r w:rsidRPr="005F6379">
        <w:rPr>
          <w:i/>
        </w:rPr>
        <w:t xml:space="preserve"> u-boot-spi.gph</w:t>
      </w:r>
      <w:r>
        <w:t xml:space="preserve">   </w:t>
      </w:r>
    </w:p>
    <w:p w:rsidR="00ED2B48" w:rsidRDefault="00ED2B48" w:rsidP="00ED2B48">
      <w:r>
        <w:t xml:space="preserve">    </w:t>
      </w:r>
    </w:p>
    <w:p w:rsidR="00400EAE" w:rsidRDefault="00ED2B48" w:rsidP="00400EAE">
      <w:pPr>
        <w:pStyle w:val="Heading3"/>
      </w:pPr>
      <w:bookmarkStart w:id="24" w:name="_Toc371079170"/>
      <w:r>
        <w:t>4.</w:t>
      </w:r>
      <w:r w:rsidR="00400EAE" w:rsidRPr="00400EAE">
        <w:t xml:space="preserve"> </w:t>
      </w:r>
      <w:r w:rsidR="00400EAE">
        <w:t>Boot Monitor (skern.bin) source code extraction and build instructions</w:t>
      </w:r>
      <w:bookmarkEnd w:id="24"/>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w:t>
      </w:r>
      <w:proofErr w:type="gramStart"/>
      <w:r w:rsidRPr="004B49D9">
        <w:rPr>
          <w:i/>
        </w:rPr>
        <w:t>cd  ~</w:t>
      </w:r>
      <w:proofErr w:type="gramEnd"/>
      <w:r w:rsidRPr="004B49D9">
        <w:rPr>
          <w:i/>
        </w:rPr>
        <w:t>/</w:t>
      </w:r>
      <w:r>
        <w:t xml:space="preserve">     back into the home directory /home/studentN</w:t>
      </w:r>
    </w:p>
    <w:p w:rsidR="00400EAE" w:rsidRPr="00E169E3" w:rsidRDefault="00400EAE" w:rsidP="00400EAE">
      <w:r w:rsidRPr="00400EAE">
        <w:rPr>
          <w:i/>
        </w:rPr>
        <w:t xml:space="preserve">     </w:t>
      </w:r>
      <w:proofErr w:type="gramStart"/>
      <w:r w:rsidRPr="00400EAE">
        <w:rPr>
          <w:i/>
        </w:rPr>
        <w:t>git</w:t>
      </w:r>
      <w:proofErr w:type="gramEnd"/>
      <w:r w:rsidRPr="00400EAE">
        <w:rPr>
          <w:i/>
        </w:rPr>
        <w:t xml:space="preserve"> clone git://arago-project.org/git/projects/boot-monitor.git</w:t>
      </w:r>
      <w:r>
        <w:t xml:space="preserve"> This instruction will clone the repository into your local directory ~/boot-monitor</w:t>
      </w:r>
    </w:p>
    <w:p w:rsidR="00400EAE" w:rsidRPr="00E169E3" w:rsidRDefault="00400EAE" w:rsidP="00400EAE">
      <w:r>
        <w:t xml:space="preserve">    </w:t>
      </w:r>
      <w:proofErr w:type="gramStart"/>
      <w:r w:rsidRPr="004B49D9">
        <w:rPr>
          <w:i/>
        </w:rPr>
        <w:t>cd</w:t>
      </w:r>
      <w:r>
        <w:rPr>
          <w:i/>
        </w:rPr>
        <w:t xml:space="preserve"> </w:t>
      </w:r>
      <w:r w:rsidRPr="004B49D9">
        <w:rPr>
          <w:i/>
        </w:rPr>
        <w:t xml:space="preserve"> </w:t>
      </w:r>
      <w:r w:rsidRPr="00400EAE">
        <w:rPr>
          <w:i/>
        </w:rPr>
        <w:t>boot</w:t>
      </w:r>
      <w:proofErr w:type="gramEnd"/>
      <w:r w:rsidRPr="00400EAE">
        <w:rPr>
          <w:i/>
        </w:rPr>
        <w:t>-monitor</w:t>
      </w:r>
      <w:r>
        <w:t xml:space="preserve"> change directory to where the sources are</w:t>
      </w:r>
    </w:p>
    <w:p w:rsidR="00400EAE" w:rsidRDefault="00400EAE" w:rsidP="00400EAE">
      <w:pPr>
        <w:pStyle w:val="Default"/>
      </w:pPr>
      <w:r>
        <w:t xml:space="preserve">    </w:t>
      </w:r>
      <w:proofErr w:type="gramStart"/>
      <w:r w:rsidRPr="004B49D9">
        <w:rPr>
          <w:i/>
        </w:rPr>
        <w:t>git</w:t>
      </w:r>
      <w:proofErr w:type="gramEnd"/>
      <w:r w:rsidRPr="004B49D9">
        <w:rPr>
          <w:i/>
        </w:rPr>
        <w:t xml:space="preserve"> reset --hard </w:t>
      </w:r>
      <w:r>
        <w:rPr>
          <w:i/>
        </w:rPr>
        <w:t>label</w:t>
      </w:r>
      <w:r>
        <w:t xml:space="preserve">   Where label is the label that is attached to the current release. To find the head label the user should look at the release notes. For MCSDK 3_14 the label is </w:t>
      </w:r>
      <w:r w:rsidRPr="00400EAE">
        <w:t>K2_BM_</w:t>
      </w:r>
      <w:proofErr w:type="gramStart"/>
      <w:r w:rsidRPr="00400EAE">
        <w:t xml:space="preserve">13.08 </w:t>
      </w:r>
      <w:r>
        <w:t xml:space="preserve"> so</w:t>
      </w:r>
      <w:proofErr w:type="gramEnd"/>
      <w:r>
        <w:t xml:space="preserve"> the reset instruction for the current release will be the following</w:t>
      </w:r>
    </w:p>
    <w:p w:rsidR="00400EAE" w:rsidRPr="005F6379" w:rsidRDefault="00400EAE" w:rsidP="00400EAE">
      <w:pPr>
        <w:pStyle w:val="Default"/>
      </w:pPr>
    </w:p>
    <w:p w:rsidR="00400EAE" w:rsidRDefault="00400EAE" w:rsidP="00400EAE">
      <w:pPr>
        <w:rPr>
          <w:bCs/>
          <w:sz w:val="24"/>
          <w:szCs w:val="24"/>
        </w:rPr>
      </w:pPr>
      <w:proofErr w:type="gramStart"/>
      <w:r>
        <w:rPr>
          <w:bCs/>
          <w:i/>
          <w:sz w:val="24"/>
          <w:szCs w:val="24"/>
        </w:rPr>
        <w:t>git</w:t>
      </w:r>
      <w:proofErr w:type="gramEnd"/>
      <w:r>
        <w:rPr>
          <w:bCs/>
          <w:i/>
          <w:sz w:val="24"/>
          <w:szCs w:val="24"/>
        </w:rPr>
        <w:t xml:space="preserve"> reset –hard </w:t>
      </w:r>
      <w:r w:rsidRPr="00400EAE">
        <w:rPr>
          <w:i/>
          <w:sz w:val="24"/>
          <w:szCs w:val="24"/>
        </w:rPr>
        <w:t>K2_BM_13.08</w:t>
      </w:r>
    </w:p>
    <w:p w:rsidR="00ED2B48" w:rsidRDefault="00ED2B48" w:rsidP="00ED2B48">
      <w:r>
        <w:t xml:space="preserve">    </w:t>
      </w:r>
      <w:proofErr w:type="gramStart"/>
      <w:r>
        <w:t>make</w:t>
      </w:r>
      <w:proofErr w:type="gramEnd"/>
      <w:r>
        <w:t xml:space="preserve"> clean</w:t>
      </w:r>
    </w:p>
    <w:p w:rsidR="00ED2B48" w:rsidRDefault="00ED2B48" w:rsidP="00ED2B48">
      <w:r>
        <w:t xml:space="preserve">    </w:t>
      </w:r>
      <w:proofErr w:type="gramStart"/>
      <w:r>
        <w:t>make</w:t>
      </w:r>
      <w:proofErr w:type="gramEnd"/>
    </w:p>
    <w:p w:rsidR="00ED2B48" w:rsidRDefault="00ED2B48" w:rsidP="00ED2B48">
      <w:r>
        <w:t xml:space="preserve">    </w:t>
      </w:r>
    </w:p>
    <w:p w:rsidR="00400EAE" w:rsidRDefault="00ED2B48" w:rsidP="00400EAE">
      <w:pPr>
        <w:pStyle w:val="Heading3"/>
      </w:pPr>
      <w:bookmarkStart w:id="25" w:name="_Toc371079171"/>
      <w:r>
        <w:t xml:space="preserve">5. </w:t>
      </w:r>
      <w:r w:rsidR="00400EAE" w:rsidRPr="00400EAE">
        <w:t xml:space="preserve"> </w:t>
      </w:r>
      <w:r w:rsidR="00400EAE">
        <w:t xml:space="preserve">Linux </w:t>
      </w:r>
      <w:proofErr w:type="gramStart"/>
      <w:r w:rsidR="00400EAE">
        <w:t>Kernel  and</w:t>
      </w:r>
      <w:proofErr w:type="gramEnd"/>
      <w:r w:rsidR="00400EAE">
        <w:t xml:space="preserve"> device tree  source code extraction and build instructions</w:t>
      </w:r>
      <w:bookmarkEnd w:id="25"/>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w:t>
      </w:r>
      <w:proofErr w:type="gramStart"/>
      <w:r w:rsidRPr="004B49D9">
        <w:rPr>
          <w:i/>
        </w:rPr>
        <w:t>cd  ~</w:t>
      </w:r>
      <w:proofErr w:type="gramEnd"/>
      <w:r w:rsidRPr="004B49D9">
        <w:rPr>
          <w:i/>
        </w:rPr>
        <w:t>/</w:t>
      </w:r>
      <w:r>
        <w:t xml:space="preserve">     back into the home directory /home/studentN</w:t>
      </w:r>
    </w:p>
    <w:p w:rsidR="00400EAE" w:rsidRPr="00E169E3" w:rsidRDefault="00400EAE" w:rsidP="00400EAE">
      <w:r w:rsidRPr="00400EAE">
        <w:rPr>
          <w:i/>
        </w:rPr>
        <w:t xml:space="preserve">     </w:t>
      </w:r>
      <w:proofErr w:type="gramStart"/>
      <w:r w:rsidRPr="00400EAE">
        <w:rPr>
          <w:i/>
        </w:rPr>
        <w:t>git</w:t>
      </w:r>
      <w:proofErr w:type="gramEnd"/>
      <w:r w:rsidRPr="00400EAE">
        <w:rPr>
          <w:i/>
        </w:rPr>
        <w:t xml:space="preserve"> clone git://arago-project.org/git/projects/</w:t>
      </w:r>
      <w:r w:rsidRPr="00400EAE">
        <w:t xml:space="preserve"> </w:t>
      </w:r>
      <w:r w:rsidRPr="00400EAE">
        <w:rPr>
          <w:i/>
        </w:rPr>
        <w:t>linux-keystone.git</w:t>
      </w:r>
      <w:r>
        <w:t xml:space="preserve">  This instruction will clone the repository into your local directory ~/boot-monitor</w:t>
      </w:r>
    </w:p>
    <w:p w:rsidR="00400EAE" w:rsidRPr="00E169E3" w:rsidRDefault="00400EAE" w:rsidP="00400EAE">
      <w:r>
        <w:t xml:space="preserve">    </w:t>
      </w:r>
      <w:proofErr w:type="gramStart"/>
      <w:r w:rsidRPr="004B49D9">
        <w:rPr>
          <w:i/>
        </w:rPr>
        <w:t>cd</w:t>
      </w:r>
      <w:r>
        <w:rPr>
          <w:i/>
        </w:rPr>
        <w:t xml:space="preserve">  </w:t>
      </w:r>
      <w:r w:rsidRPr="00400EAE">
        <w:rPr>
          <w:i/>
        </w:rPr>
        <w:t>linux</w:t>
      </w:r>
      <w:proofErr w:type="gramEnd"/>
      <w:r w:rsidRPr="00400EAE">
        <w:rPr>
          <w:i/>
        </w:rPr>
        <w:t>-keystone</w:t>
      </w:r>
      <w:r>
        <w:t xml:space="preserve">  change directory to where the sources are</w:t>
      </w:r>
    </w:p>
    <w:p w:rsidR="00400EAE" w:rsidRPr="00AE5703" w:rsidRDefault="00400EAE" w:rsidP="00400EAE">
      <w:pPr>
        <w:pStyle w:val="Default"/>
        <w:rPr>
          <w:rFonts w:asciiTheme="minorHAnsi" w:hAnsiTheme="minorHAnsi" w:cstheme="minorBidi"/>
          <w:color w:val="auto"/>
          <w:sz w:val="22"/>
          <w:szCs w:val="22"/>
          <w:lang w:bidi="en-US"/>
        </w:rPr>
      </w:pPr>
      <w:r>
        <w:lastRenderedPageBreak/>
        <w:t xml:space="preserve">    </w:t>
      </w:r>
      <w:proofErr w:type="gramStart"/>
      <w:r w:rsidRPr="004B49D9">
        <w:rPr>
          <w:i/>
        </w:rPr>
        <w:t>git</w:t>
      </w:r>
      <w:proofErr w:type="gramEnd"/>
      <w:r w:rsidRPr="004B49D9">
        <w:rPr>
          <w:i/>
        </w:rPr>
        <w:t xml:space="preserve"> reset --hard </w:t>
      </w:r>
      <w:r>
        <w:rPr>
          <w:i/>
        </w:rPr>
        <w:t>label</w:t>
      </w:r>
      <w:r>
        <w:t xml:space="preserve">   Where label is the label that is attached to the current release. To find the head label the user should look at the release notes. For MCSDK 3_14 the label is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r>
        <w:t>so the reset instruction for the current release will be the following</w:t>
      </w:r>
    </w:p>
    <w:p w:rsidR="00400EAE" w:rsidRPr="005F6379" w:rsidRDefault="00400EAE" w:rsidP="00400EAE">
      <w:pPr>
        <w:pStyle w:val="Default"/>
      </w:pPr>
    </w:p>
    <w:p w:rsidR="00AE5703" w:rsidRPr="00AE5703" w:rsidRDefault="00400EAE" w:rsidP="00AE5703">
      <w:pPr>
        <w:pStyle w:val="Default"/>
        <w:rPr>
          <w:rFonts w:asciiTheme="minorHAnsi" w:hAnsiTheme="minorHAnsi" w:cstheme="minorBidi"/>
          <w:color w:val="auto"/>
          <w:sz w:val="22"/>
          <w:szCs w:val="22"/>
          <w:lang w:bidi="en-US"/>
        </w:rPr>
      </w:pPr>
      <w:proofErr w:type="gramStart"/>
      <w:r>
        <w:rPr>
          <w:bCs/>
          <w:i/>
        </w:rPr>
        <w:t>git</w:t>
      </w:r>
      <w:proofErr w:type="gramEnd"/>
      <w:r>
        <w:rPr>
          <w:bCs/>
          <w:i/>
        </w:rPr>
        <w:t xml:space="preserve"> reset –hard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p>
    <w:p w:rsidR="00400EAE" w:rsidRDefault="00400EAE" w:rsidP="00400EAE">
      <w:pPr>
        <w:rPr>
          <w:bCs/>
          <w:sz w:val="24"/>
          <w:szCs w:val="24"/>
        </w:rPr>
      </w:pPr>
    </w:p>
    <w:p w:rsidR="00ED2B48" w:rsidRDefault="00ED2B48" w:rsidP="00ED2B48"/>
    <w:p w:rsidR="00ED2B48" w:rsidRPr="00AE5703" w:rsidRDefault="00ED2B48" w:rsidP="00ED2B48">
      <w:pPr>
        <w:rPr>
          <w:i/>
        </w:rPr>
      </w:pPr>
      <w:r>
        <w:t xml:space="preserve">    </w:t>
      </w:r>
      <w:proofErr w:type="gramStart"/>
      <w:r w:rsidRPr="00AE5703">
        <w:rPr>
          <w:i/>
        </w:rPr>
        <w:t>make</w:t>
      </w:r>
      <w:proofErr w:type="gramEnd"/>
      <w:r w:rsidRPr="00AE5703">
        <w:rPr>
          <w:i/>
        </w:rPr>
        <w:t xml:space="preserve"> keystone2_defconfig</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uImage</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keystone-sim.dtb</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tci6638-evm.dtb</w:t>
      </w:r>
    </w:p>
    <w:p w:rsidR="00ED2B48" w:rsidRDefault="00ED2B48" w:rsidP="00ED2B48">
      <w:r>
        <w:t xml:space="preserve">        </w:t>
      </w:r>
    </w:p>
    <w:p w:rsidR="00ED2B48" w:rsidRDefault="00ED2B48" w:rsidP="00ED2B48">
      <w:r>
        <w:t xml:space="preserve">    The built files: </w:t>
      </w:r>
    </w:p>
    <w:p w:rsidR="00ED2B48" w:rsidRDefault="00ED2B48" w:rsidP="00ED2B48">
      <w:r>
        <w:t xml:space="preserve">    </w:t>
      </w:r>
      <w:r>
        <w:tab/>
      </w:r>
      <w:proofErr w:type="gramStart"/>
      <w:r>
        <w:t>vmlinux</w:t>
      </w:r>
      <w:proofErr w:type="gramEnd"/>
      <w:r>
        <w:t xml:space="preserve"> is in /linux-keystone folder:</w:t>
      </w:r>
    </w:p>
    <w:p w:rsidR="00ED2B48" w:rsidRDefault="00ED2B48" w:rsidP="00555F74">
      <w:pPr>
        <w:sectPr w:rsidR="00ED2B48" w:rsidSect="00D13C08">
          <w:headerReference w:type="even" r:id="rId26"/>
          <w:headerReference w:type="default" r:id="rId27"/>
          <w:pgSz w:w="12240" w:h="15840"/>
          <w:pgMar w:top="1440" w:right="1440" w:bottom="1440" w:left="1440" w:header="720" w:footer="720" w:gutter="0"/>
          <w:cols w:space="720"/>
          <w:docGrid w:linePitch="360"/>
        </w:sectPr>
      </w:pPr>
      <w:r>
        <w:tab/>
      </w:r>
      <w:proofErr w:type="gramStart"/>
      <w:r>
        <w:t>uImage</w:t>
      </w:r>
      <w:proofErr w:type="gramEnd"/>
      <w:r>
        <w:t xml:space="preserve"> &amp; *.dtb are in /lin</w:t>
      </w:r>
      <w:r w:rsidR="00946054">
        <w:t>ux-keystone/arch/arm/boot folder</w:t>
      </w:r>
    </w:p>
    <w:p w:rsidR="00141452" w:rsidRDefault="007137B8" w:rsidP="0047563C">
      <w:pPr>
        <w:pStyle w:val="Heading1"/>
      </w:pPr>
      <w:bookmarkStart w:id="26" w:name="_Toc371079172"/>
      <w:r>
        <w:lastRenderedPageBreak/>
        <w:t xml:space="preserve">Lab </w:t>
      </w:r>
      <w:r w:rsidR="0042473C">
        <w:t>3</w:t>
      </w:r>
      <w:r>
        <w:t xml:space="preserve"> –</w:t>
      </w:r>
      <w:r w:rsidR="00F35F22">
        <w:t xml:space="preserve"> </w:t>
      </w:r>
      <w:r w:rsidR="00164B3C">
        <w:t>Boot Using NFS-mounted file system</w:t>
      </w:r>
      <w:bookmarkEnd w:id="26"/>
    </w:p>
    <w:p w:rsidR="007137B8" w:rsidRDefault="00DA607F" w:rsidP="0047563C">
      <w:pPr>
        <w:pStyle w:val="Heading2"/>
      </w:pPr>
      <w:bookmarkStart w:id="27" w:name="_Toc371079173"/>
      <w:r>
        <w:t>Purpose</w:t>
      </w:r>
      <w:bookmarkEnd w:id="27"/>
    </w:p>
    <w:p w:rsidR="00DA607F" w:rsidRDefault="00DA607F" w:rsidP="0047563C">
      <w:r>
        <w:t>The purpose of thi</w:t>
      </w:r>
      <w:r w:rsidR="006A7827">
        <w:t xml:space="preserve">s lab is to demonstrate how </w:t>
      </w:r>
      <w:r w:rsidR="00C6131D">
        <w:t>to boot the EVM when the file system resides on a different server that is mounted on the EVM, then develop a code on the Linux host and move it to the file system. The executable will be available to the ARM on the EVM.  A debug session using gdb will be performed from the serial port terminal.</w:t>
      </w:r>
    </w:p>
    <w:p w:rsidR="00164B3C" w:rsidRDefault="00C6131D" w:rsidP="00335D1B">
      <w:pPr>
        <w:pStyle w:val="Heading3"/>
      </w:pPr>
      <w:bookmarkStart w:id="28" w:name="_Toc371079174"/>
      <w:r>
        <w:t>Task 1: Build a file system on a Linux host</w:t>
      </w:r>
      <w:r w:rsidR="00335D1B">
        <w:t>, use the</w:t>
      </w:r>
      <w:r w:rsidR="00FF2E34">
        <w:t xml:space="preserve"> NFS server</w:t>
      </w:r>
      <w:bookmarkEnd w:id="28"/>
    </w:p>
    <w:p w:rsidR="00FF2E34" w:rsidRDefault="00335D1B" w:rsidP="00FF2E34">
      <w:pPr>
        <w:ind w:left="360"/>
      </w:pPr>
      <w:r>
        <w:t xml:space="preserve">The NFS server is installed on the Ubuntu server in the directory </w:t>
      </w:r>
      <w:r w:rsidR="009F3E2C">
        <w:t xml:space="preserve">/opt/filesys. Each student has a sub-directory where he or she builds the file server, and the </w:t>
      </w:r>
      <w:r w:rsidR="00AB6E46">
        <w:t>Uboot</w:t>
      </w:r>
      <w:r w:rsidR="009F3E2C">
        <w:t xml:space="preserve"> is configured to reach this directory for each student.</w:t>
      </w:r>
    </w:p>
    <w:p w:rsidR="00C87232" w:rsidRDefault="005A5988" w:rsidP="00C949A9">
      <w:pPr>
        <w:pStyle w:val="ListParagraph"/>
        <w:numPr>
          <w:ilvl w:val="0"/>
          <w:numId w:val="7"/>
        </w:numPr>
      </w:pPr>
      <w:r>
        <w:t xml:space="preserve">Next the file system to be mounted should be built on the local Ubuntu machine. </w:t>
      </w:r>
    </w:p>
    <w:p w:rsidR="005A5988" w:rsidRDefault="005A5988" w:rsidP="00C949A9">
      <w:pPr>
        <w:pStyle w:val="ListParagraph"/>
        <w:numPr>
          <w:ilvl w:val="1"/>
          <w:numId w:val="7"/>
        </w:numPr>
      </w:pPr>
      <w:r>
        <w:t xml:space="preserve">Create a directory where the file system </w:t>
      </w:r>
      <w:r w:rsidR="00AB6E46">
        <w:t>resides;</w:t>
      </w:r>
      <w:r>
        <w:t xml:space="preserve"> say /opt/filesys</w:t>
      </w:r>
      <w:r w:rsidR="009F3E2C">
        <w:t>/</w:t>
      </w:r>
      <w:r w:rsidR="00AB6E46">
        <w:t>studentN (</w:t>
      </w:r>
      <w:r w:rsidR="009F3E2C">
        <w:t xml:space="preserve">where N is the student number. </w:t>
      </w:r>
      <w:r w:rsidR="008872AD" w:rsidRPr="008872AD">
        <w:rPr>
          <w:b/>
          <w:rPrChange w:id="29" w:author="Dharik Patel" w:date="2013-10-04T09:39:00Z">
            <w:rPr/>
          </w:rPrChange>
        </w:rPr>
        <w:t>Note, this directory should be created already</w:t>
      </w:r>
      <w:r w:rsidR="009F3E2C">
        <w:t>)</w:t>
      </w:r>
    </w:p>
    <w:p w:rsidR="005A5988" w:rsidRDefault="005A5988" w:rsidP="00C949A9">
      <w:pPr>
        <w:pStyle w:val="ListParagraph"/>
        <w:numPr>
          <w:ilvl w:val="1"/>
          <w:numId w:val="7"/>
        </w:numPr>
      </w:pPr>
      <w:r>
        <w:t>Copy a tar version of the compressed file system tisdk-rootfs.tar.gz (part of the release in the images direct</w:t>
      </w:r>
      <w:r w:rsidR="009F3E2C">
        <w:t>ory) into /opt/filesys/studentN</w:t>
      </w:r>
    </w:p>
    <w:p w:rsidR="005A5988" w:rsidRDefault="00295566" w:rsidP="00C949A9">
      <w:pPr>
        <w:pStyle w:val="ListParagraph"/>
        <w:numPr>
          <w:ilvl w:val="1"/>
          <w:numId w:val="7"/>
        </w:numPr>
      </w:pPr>
      <w:r>
        <w:t xml:space="preserve">Untar the file system -&gt; “sudo tar zxf </w:t>
      </w:r>
      <w:bookmarkStart w:id="30" w:name="_GoBack"/>
      <w:r>
        <w:t>tisdk</w:t>
      </w:r>
      <w:bookmarkEnd w:id="30"/>
      <w:r>
        <w:t>-rootfs.tar.gz  “</w:t>
      </w:r>
    </w:p>
    <w:p w:rsidR="00295566" w:rsidRDefault="00295566" w:rsidP="00C949A9">
      <w:pPr>
        <w:pStyle w:val="ListParagraph"/>
        <w:numPr>
          <w:ilvl w:val="1"/>
          <w:numId w:val="7"/>
        </w:numPr>
      </w:pPr>
      <w:r>
        <w:t>Delete the original compress file -&gt; “sudo rm tisdk-rootfs.tar.gz “</w:t>
      </w:r>
    </w:p>
    <w:p w:rsidR="00295566" w:rsidRPr="00054406" w:rsidRDefault="00295566" w:rsidP="00C949A9">
      <w:pPr>
        <w:pStyle w:val="ListParagraph"/>
        <w:numPr>
          <w:ilvl w:val="1"/>
          <w:numId w:val="7"/>
        </w:numPr>
        <w:rPr>
          <w:b/>
          <w:rPrChange w:id="31" w:author="Dharik Patel" w:date="2013-10-04T09:39:00Z">
            <w:rPr/>
          </w:rPrChange>
        </w:rPr>
      </w:pPr>
      <w:r>
        <w:t>Add the file system directory to the exports list, open the file /etc/exports and add the following line to it</w:t>
      </w:r>
      <w:r w:rsidR="009F3E2C">
        <w:t xml:space="preserve">. </w:t>
      </w:r>
      <w:r w:rsidR="008872AD" w:rsidRPr="008872AD">
        <w:rPr>
          <w:b/>
          <w:rPrChange w:id="32" w:author="Dharik Patel" w:date="2013-10-04T09:39:00Z">
            <w:rPr/>
          </w:rPrChange>
        </w:rPr>
        <w:t>Note</w:t>
      </w:r>
      <w:r w:rsidR="004044C3">
        <w:rPr>
          <w:b/>
        </w:rPr>
        <w:t>:</w:t>
      </w:r>
      <w:r w:rsidR="008872AD" w:rsidRPr="008872AD">
        <w:rPr>
          <w:b/>
          <w:rPrChange w:id="33" w:author="Dharik Patel" w:date="2013-10-04T09:39:00Z">
            <w:rPr/>
          </w:rPrChange>
        </w:rPr>
        <w:t xml:space="preserve"> just verify that this was already done.</w:t>
      </w:r>
    </w:p>
    <w:p w:rsidR="00295566" w:rsidRDefault="00295566" w:rsidP="00295566">
      <w:pPr>
        <w:ind w:left="1080"/>
      </w:pPr>
      <w:r w:rsidRPr="00295566">
        <w:t>/opt/filesys *(rw</w:t>
      </w:r>
      <w:proofErr w:type="gramStart"/>
      <w:r w:rsidRPr="00295566">
        <w:t>,subtree</w:t>
      </w:r>
      <w:proofErr w:type="gramEnd"/>
      <w:r w:rsidRPr="00295566">
        <w:t>_check,no_root_squash,no_all_squash,sync)</w:t>
      </w:r>
    </w:p>
    <w:p w:rsidR="00295566" w:rsidRDefault="00295566" w:rsidP="00295566">
      <w:pPr>
        <w:ind w:left="1080"/>
      </w:pPr>
      <w:r>
        <w:t>The file /etc/exports looks like the following:</w:t>
      </w:r>
    </w:p>
    <w:p w:rsidR="00295566" w:rsidRDefault="00295566" w:rsidP="00295566">
      <w:pPr>
        <w:ind w:left="1080"/>
      </w:pPr>
      <w:r>
        <w:rPr>
          <w:noProof/>
          <w:lang w:bidi="ar-SA"/>
        </w:rPr>
        <w:drawing>
          <wp:inline distT="0" distB="0" distL="0" distR="0">
            <wp:extent cx="5943600" cy="1876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295566" w:rsidRDefault="00295566" w:rsidP="00295566">
      <w:pPr>
        <w:ind w:left="1080"/>
      </w:pPr>
    </w:p>
    <w:p w:rsidR="00295566" w:rsidRDefault="009F3E2C" w:rsidP="00C949A9">
      <w:pPr>
        <w:pStyle w:val="ListParagraph"/>
        <w:numPr>
          <w:ilvl w:val="0"/>
          <w:numId w:val="7"/>
        </w:numPr>
      </w:pPr>
      <w:r>
        <w:t xml:space="preserve">The instructor will start the NFS server </w:t>
      </w:r>
      <w:commentRangeStart w:id="34"/>
      <w:del w:id="35" w:author="Dharik Patel" w:date="2013-10-04T09:39:00Z">
        <w:r w:rsidDel="00054406">
          <w:delText>-&gt; “sudo /etc/init.d/nfs-kernel-server   restart  “</w:delText>
        </w:r>
      </w:del>
      <w:commentRangeEnd w:id="34"/>
      <w:r w:rsidR="00054406">
        <w:rPr>
          <w:rStyle w:val="CommentReference"/>
        </w:rPr>
        <w:commentReference w:id="34"/>
      </w:r>
    </w:p>
    <w:p w:rsidR="005A5988" w:rsidRDefault="005A5988" w:rsidP="005A5988">
      <w:pPr>
        <w:ind w:left="1080"/>
      </w:pPr>
    </w:p>
    <w:p w:rsidR="00295566" w:rsidRDefault="00295566" w:rsidP="00295566">
      <w:pPr>
        <w:pStyle w:val="Heading3"/>
      </w:pPr>
      <w:bookmarkStart w:id="36" w:name="_Toc371079175"/>
      <w:r>
        <w:t>Task 2: Configure U-BOOT to mount the file server and boot</w:t>
      </w:r>
      <w:bookmarkEnd w:id="36"/>
      <w:r>
        <w:t xml:space="preserve"> </w:t>
      </w:r>
    </w:p>
    <w:p w:rsidR="00295566" w:rsidRDefault="00295566" w:rsidP="00C949A9">
      <w:pPr>
        <w:pStyle w:val="ListParagraph"/>
        <w:numPr>
          <w:ilvl w:val="0"/>
          <w:numId w:val="8"/>
        </w:numPr>
      </w:pPr>
      <w:r>
        <w:lastRenderedPageBreak/>
        <w:t>Power cycle the EVM, in the ARM tera-terminal stop the autoboot</w:t>
      </w:r>
    </w:p>
    <w:p w:rsidR="00295566" w:rsidRDefault="00295566" w:rsidP="00C949A9">
      <w:pPr>
        <w:pStyle w:val="ListParagraph"/>
        <w:numPr>
          <w:ilvl w:val="0"/>
          <w:numId w:val="8"/>
        </w:numPr>
      </w:pPr>
      <w:r>
        <w:t>Change the following environment variable</w:t>
      </w:r>
    </w:p>
    <w:p w:rsidR="00295566" w:rsidRDefault="00295566" w:rsidP="00C949A9">
      <w:pPr>
        <w:pStyle w:val="ListParagraph"/>
        <w:numPr>
          <w:ilvl w:val="1"/>
          <w:numId w:val="8"/>
        </w:numPr>
      </w:pPr>
      <w:r>
        <w:t xml:space="preserve">Change the boot to be from the network </w:t>
      </w:r>
      <w:ins w:id="37" w:author="Dharik Patel" w:date="2013-10-04T09:40:00Z">
        <w:r w:rsidR="00054406">
          <w:t>:</w:t>
        </w:r>
        <w:r w:rsidR="00054406">
          <w:br/>
        </w:r>
      </w:ins>
      <w:del w:id="38" w:author="Dharik Patel" w:date="2013-10-04T09:40:00Z">
        <w:r w:rsidDel="00054406">
          <w:delText xml:space="preserve"> -&gt; </w:delText>
        </w:r>
      </w:del>
      <w:del w:id="39" w:author="Dharik Patel" w:date="2013-10-04T09:41:00Z">
        <w:r w:rsidDel="00054406">
          <w:delText>“</w:delText>
        </w:r>
      </w:del>
      <w:r w:rsidR="008872AD" w:rsidRPr="008872AD">
        <w:rPr>
          <w:rFonts w:ascii="Courier New" w:hAnsi="Courier New" w:cs="Courier New"/>
          <w:rPrChange w:id="40" w:author="Dharik Patel" w:date="2013-10-04T09:41:00Z">
            <w:rPr/>
          </w:rPrChange>
        </w:rPr>
        <w:t>setenv boot net</w:t>
      </w:r>
      <w:del w:id="41" w:author="Dharik Patel" w:date="2013-10-04T09:41:00Z">
        <w:r w:rsidDel="00054406">
          <w:delText>”</w:delText>
        </w:r>
      </w:del>
    </w:p>
    <w:p w:rsidR="00295566" w:rsidRDefault="00295566" w:rsidP="00C949A9">
      <w:pPr>
        <w:pStyle w:val="ListParagraph"/>
        <w:numPr>
          <w:ilvl w:val="1"/>
          <w:numId w:val="8"/>
        </w:numPr>
      </w:pPr>
      <w:r>
        <w:t>Add the nfs server ip</w:t>
      </w:r>
      <w:ins w:id="42" w:author="Dharik Patel" w:date="2013-10-04T09:41:00Z">
        <w:r w:rsidR="00054406">
          <w:br/>
        </w:r>
      </w:ins>
      <w:del w:id="43" w:author="Dharik Patel" w:date="2013-10-04T09:41:00Z">
        <w:r w:rsidDel="00054406">
          <w:delText xml:space="preserve"> -&gt;</w:delText>
        </w:r>
      </w:del>
      <w:r>
        <w:t xml:space="preserve">  </w:t>
      </w:r>
      <w:del w:id="44" w:author="Dharik Patel" w:date="2013-10-04T09:41:00Z">
        <w:r w:rsidDel="00054406">
          <w:delText>“</w:delText>
        </w:r>
      </w:del>
      <w:r w:rsidR="008872AD" w:rsidRPr="008872AD">
        <w:rPr>
          <w:rFonts w:ascii="Courier New" w:hAnsi="Courier New" w:cs="Courier New"/>
          <w:rPrChange w:id="45" w:author="Dharik Patel" w:date="2013-10-04T09:41:00Z">
            <w:rPr/>
          </w:rPrChange>
        </w:rPr>
        <w:t>setenv nfs_</w:t>
      </w:r>
      <w:proofErr w:type="gramStart"/>
      <w:r w:rsidR="008872AD" w:rsidRPr="008872AD">
        <w:rPr>
          <w:rFonts w:ascii="Courier New" w:hAnsi="Courier New" w:cs="Courier New"/>
          <w:rPrChange w:id="46" w:author="Dharik Patel" w:date="2013-10-04T09:41:00Z">
            <w:rPr/>
          </w:rPrChange>
        </w:rPr>
        <w:t>serverip  xxx.xxx.xxx.xxx</w:t>
      </w:r>
      <w:proofErr w:type="gramEnd"/>
      <w:r>
        <w:t xml:space="preserve"> </w:t>
      </w:r>
      <w:del w:id="47" w:author="Dharik Patel" w:date="2013-10-04T09:41:00Z">
        <w:r w:rsidDel="00054406">
          <w:delText>“</w:delText>
        </w:r>
      </w:del>
      <w:r>
        <w:t xml:space="preserve">  </w:t>
      </w:r>
      <w:ins w:id="48" w:author="Dharik Patel" w:date="2013-10-04T09:41:00Z">
        <w:r w:rsidR="00054406">
          <w:br/>
        </w:r>
      </w:ins>
      <w:r>
        <w:t xml:space="preserve">where xxx.xxx.xxx.xxx is the IP address of the Ubuntu server </w:t>
      </w:r>
      <w:r w:rsidR="006B4388">
        <w:t>on which the file system resides</w:t>
      </w:r>
      <w:r w:rsidR="00F34C06">
        <w:t>. For standard workshop it is 192.168.0.100</w:t>
      </w:r>
    </w:p>
    <w:p w:rsidR="006B4388" w:rsidRDefault="006B4388" w:rsidP="00C949A9">
      <w:pPr>
        <w:pStyle w:val="ListParagraph"/>
        <w:numPr>
          <w:ilvl w:val="1"/>
          <w:numId w:val="8"/>
        </w:numPr>
      </w:pPr>
      <w:r>
        <w:t>Define the file system root directory</w:t>
      </w:r>
      <w:del w:id="49" w:author="Dharik Patel" w:date="2013-10-04T09:41:00Z">
        <w:r w:rsidDel="00054406">
          <w:delText xml:space="preserve"> -&gt;</w:delText>
        </w:r>
      </w:del>
      <w:ins w:id="50" w:author="Dharik Patel" w:date="2013-10-04T09:41:00Z">
        <w:r w:rsidR="00054406">
          <w:t>:</w:t>
        </w:r>
        <w:r w:rsidR="00054406">
          <w:br/>
        </w:r>
      </w:ins>
      <w:del w:id="51" w:author="Dharik Patel" w:date="2013-10-04T09:41:00Z">
        <w:r w:rsidDel="00054406">
          <w:delText xml:space="preserve">  “</w:delText>
        </w:r>
      </w:del>
      <w:r w:rsidR="008872AD" w:rsidRPr="008872AD">
        <w:rPr>
          <w:rFonts w:ascii="Courier New" w:hAnsi="Courier New" w:cs="Courier New"/>
          <w:rPrChange w:id="52" w:author="Dharik Patel" w:date="2013-10-04T09:42:00Z">
            <w:rPr/>
          </w:rPrChange>
        </w:rPr>
        <w:t>setenv nfs_root  /opt/filesys/studentN</w:t>
      </w:r>
      <w:del w:id="53" w:author="Dharik Patel" w:date="2013-10-04T09:41:00Z">
        <w:r w:rsidDel="00054406">
          <w:delText xml:space="preserve">    “</w:delText>
        </w:r>
      </w:del>
    </w:p>
    <w:p w:rsidR="006B4388" w:rsidRDefault="006B4388" w:rsidP="00C949A9">
      <w:pPr>
        <w:pStyle w:val="ListParagraph"/>
        <w:numPr>
          <w:ilvl w:val="1"/>
          <w:numId w:val="8"/>
        </w:numPr>
      </w:pPr>
      <w:r>
        <w:t>Configure the arguments for the boot</w:t>
      </w:r>
      <w:ins w:id="54" w:author="Dharik Patel" w:date="2013-10-04T09:42:00Z">
        <w:r w:rsidR="00054406">
          <w:t>:</w:t>
        </w:r>
      </w:ins>
      <w:del w:id="55" w:author="Dharik Patel" w:date="2013-10-04T09:42:00Z">
        <w:r w:rsidDel="00054406">
          <w:delText xml:space="preserve"> -&gt; “</w:delText>
        </w:r>
      </w:del>
      <w:r>
        <w:t xml:space="preserve"> </w:t>
      </w:r>
      <w:ins w:id="56" w:author="Dharik Patel" w:date="2013-10-04T09:42:00Z">
        <w:r w:rsidR="00054406">
          <w:br/>
        </w:r>
      </w:ins>
      <w:r w:rsidR="008872AD" w:rsidRPr="008872AD">
        <w:rPr>
          <w:rFonts w:ascii="Courier New" w:hAnsi="Courier New" w:cs="Courier New"/>
          <w:rPrChange w:id="57" w:author="Dharik Patel" w:date="2013-10-04T09:42:00Z">
            <w:rPr/>
          </w:rPrChange>
        </w:rPr>
        <w:t>setenv args_net 'setenv bootargs ${bootargs} rootfstype=nfs root=/dev/nfs rw nfsroot=${nfs_serverip}:${nfs_root},${nfs_options} ip=dhcp'</w:t>
      </w:r>
      <w:r>
        <w:t xml:space="preserve"> </w:t>
      </w:r>
      <w:del w:id="58" w:author="Dharik Patel" w:date="2013-10-04T09:42:00Z">
        <w:r w:rsidDel="00054406">
          <w:delText xml:space="preserve">  “</w:delText>
        </w:r>
      </w:del>
    </w:p>
    <w:p w:rsidR="006B4388" w:rsidRDefault="006B4388" w:rsidP="00C949A9">
      <w:pPr>
        <w:pStyle w:val="ListParagraph"/>
        <w:numPr>
          <w:ilvl w:val="1"/>
          <w:numId w:val="8"/>
        </w:numPr>
      </w:pPr>
      <w:r>
        <w:t>Save the new environment variables</w:t>
      </w:r>
      <w:ins w:id="59" w:author="Dharik Patel" w:date="2013-10-04T09:42:00Z">
        <w:r w:rsidR="00054406">
          <w:t>:</w:t>
        </w:r>
      </w:ins>
      <w:del w:id="60" w:author="Dharik Patel" w:date="2013-10-04T09:42:00Z">
        <w:r w:rsidDel="00054406">
          <w:delText xml:space="preserve"> -&gt;  “  </w:delText>
        </w:r>
      </w:del>
      <w:ins w:id="61" w:author="Dharik Patel" w:date="2013-10-04T09:42:00Z">
        <w:r w:rsidR="00054406">
          <w:br/>
        </w:r>
      </w:ins>
      <w:r w:rsidR="008872AD" w:rsidRPr="008872AD">
        <w:rPr>
          <w:rFonts w:ascii="Courier New" w:hAnsi="Courier New" w:cs="Courier New"/>
          <w:rPrChange w:id="62" w:author="Dharik Patel" w:date="2013-10-04T09:42:00Z">
            <w:rPr/>
          </w:rPrChange>
        </w:rPr>
        <w:t>saveenv</w:t>
      </w:r>
      <w:del w:id="63" w:author="Dharik Patel" w:date="2013-10-04T09:42:00Z">
        <w:r w:rsidDel="00054406">
          <w:delText>”</w:delText>
        </w:r>
      </w:del>
    </w:p>
    <w:p w:rsidR="00295566" w:rsidRDefault="006B4388" w:rsidP="00C949A9">
      <w:pPr>
        <w:pStyle w:val="ListParagraph"/>
        <w:numPr>
          <w:ilvl w:val="0"/>
          <w:numId w:val="8"/>
        </w:numPr>
      </w:pPr>
      <w:r>
        <w:t xml:space="preserve">Boot </w:t>
      </w:r>
    </w:p>
    <w:p w:rsidR="006B4388" w:rsidRDefault="006B4388" w:rsidP="00C949A9">
      <w:pPr>
        <w:pStyle w:val="ListParagraph"/>
        <w:numPr>
          <w:ilvl w:val="1"/>
          <w:numId w:val="8"/>
        </w:numPr>
      </w:pPr>
      <w:r>
        <w:t xml:space="preserve">Note, if the DHCP does not supply an IP address to the EVM, the EVM will use its default IP address. This default IP address is define in the environment -&gt; </w:t>
      </w:r>
      <w:proofErr w:type="gramStart"/>
      <w:r>
        <w:t>“ printenv</w:t>
      </w:r>
      <w:proofErr w:type="gramEnd"/>
      <w:r>
        <w:t>” as ipaddr. If this does not exist the user can configure it -&gt; “setenv ipaddr yyy.yyy.yyy.yyy “</w:t>
      </w:r>
    </w:p>
    <w:p w:rsidR="006B4388" w:rsidRDefault="006B4388" w:rsidP="006B4388"/>
    <w:p w:rsidR="006B4388" w:rsidRDefault="006B4388" w:rsidP="006B4388">
      <w:pPr>
        <w:pStyle w:val="Heading3"/>
      </w:pPr>
      <w:bookmarkStart w:id="64" w:name="_Toc371079176"/>
      <w:r>
        <w:t>Task 3: Build a new C program in the file system, and debug it</w:t>
      </w:r>
      <w:bookmarkEnd w:id="64"/>
      <w:r>
        <w:t xml:space="preserve"> </w:t>
      </w:r>
    </w:p>
    <w:p w:rsidR="00164B3C" w:rsidRDefault="006B4388" w:rsidP="00C949A9">
      <w:pPr>
        <w:pStyle w:val="ListParagraph"/>
        <w:numPr>
          <w:ilvl w:val="0"/>
          <w:numId w:val="9"/>
        </w:numPr>
      </w:pPr>
      <w:r>
        <w:t>In a local Ubuntu terminal go to /opt/filesys</w:t>
      </w:r>
      <w:r w:rsidR="009F3E2C">
        <w:t>/studentN</w:t>
      </w:r>
      <w:r>
        <w:t xml:space="preserve">  and look at the file system</w:t>
      </w:r>
    </w:p>
    <w:p w:rsidR="006B4388" w:rsidRDefault="001F7543" w:rsidP="00C949A9">
      <w:pPr>
        <w:pStyle w:val="ListParagraph"/>
        <w:numPr>
          <w:ilvl w:val="0"/>
          <w:numId w:val="9"/>
        </w:numPr>
      </w:pPr>
      <w:r>
        <w:t>Follow the example simple code section of Lab 2, copy example1.c into one of the directories of the file system, for example into /opt/filesys/</w:t>
      </w:r>
      <w:r w:rsidR="009F3E2C">
        <w:t>student</w:t>
      </w:r>
      <w:ins w:id="65" w:author="Dharik Patel" w:date="2013-10-04T09:43:00Z">
        <w:r w:rsidR="00054406">
          <w:t>N</w:t>
        </w:r>
      </w:ins>
      <w:r w:rsidR="009F3E2C">
        <w:t>/</w:t>
      </w:r>
      <w:r>
        <w:t>bin</w:t>
      </w:r>
      <w:ins w:id="66" w:author="Dharik Patel" w:date="2013-10-04T09:44:00Z">
        <w:r w:rsidR="00054406">
          <w:t>. You may need to modify permissions of the bin directory as such:</w:t>
        </w:r>
        <w:r w:rsidR="00054406">
          <w:br/>
          <w:t>sudo chmod 777 /opt/filesys/studentN/bin</w:t>
        </w:r>
      </w:ins>
    </w:p>
    <w:p w:rsidR="001F7543" w:rsidRDefault="001F7543" w:rsidP="00C949A9">
      <w:pPr>
        <w:pStyle w:val="ListParagraph"/>
        <w:numPr>
          <w:ilvl w:val="0"/>
          <w:numId w:val="9"/>
        </w:numPr>
      </w:pPr>
      <w:r>
        <w:t>Set the terminal in the bin directory  -&gt;  “cd /opt/filesys/</w:t>
      </w:r>
      <w:r w:rsidR="009F3E2C">
        <w:t>student/</w:t>
      </w:r>
      <w:r>
        <w:t>bin  “</w:t>
      </w:r>
    </w:p>
    <w:p w:rsidR="001F7543" w:rsidRDefault="001F7543" w:rsidP="00C949A9">
      <w:pPr>
        <w:pStyle w:val="ListParagraph"/>
        <w:numPr>
          <w:ilvl w:val="0"/>
          <w:numId w:val="9"/>
        </w:numPr>
      </w:pPr>
      <w:r>
        <w:t>Compile and build the application similar to what you did in Lab2, but add the debug flag (-g) to the command – that is</w:t>
      </w:r>
    </w:p>
    <w:p w:rsidR="00C25784" w:rsidRDefault="00F34C06" w:rsidP="00B20438">
      <w:pPr>
        <w:ind w:left="360"/>
      </w:pPr>
      <w:commentRangeStart w:id="67"/>
      <w:r>
        <w:t xml:space="preserve"> </w:t>
      </w:r>
      <w:proofErr w:type="gramStart"/>
      <w:r w:rsidR="001F7543">
        <w:t>arm-linux-</w:t>
      </w:r>
      <w:proofErr w:type="spellStart"/>
      <w:r w:rsidR="001F7543">
        <w:t>gnueabi</w:t>
      </w:r>
      <w:proofErr w:type="spellEnd"/>
      <w:r w:rsidR="001F7543">
        <w:t>-gcc</w:t>
      </w:r>
      <w:proofErr w:type="gramEnd"/>
      <w:r w:rsidR="001F7543">
        <w:t xml:space="preserve"> </w:t>
      </w:r>
      <w:r w:rsidR="001F7543" w:rsidRPr="001F7543">
        <w:rPr>
          <w:b/>
        </w:rPr>
        <w:t>–g</w:t>
      </w:r>
      <w:r w:rsidR="001F7543">
        <w:t xml:space="preserve">  -o example1 example1.c</w:t>
      </w:r>
      <w:commentRangeEnd w:id="67"/>
      <w:r w:rsidR="00B80AB2">
        <w:rPr>
          <w:rStyle w:val="CommentReference"/>
        </w:rPr>
        <w:commentReference w:id="67"/>
      </w:r>
    </w:p>
    <w:p w:rsidR="001F7543" w:rsidRDefault="001F7543" w:rsidP="00C949A9">
      <w:pPr>
        <w:pStyle w:val="ListParagraph"/>
        <w:numPr>
          <w:ilvl w:val="0"/>
          <w:numId w:val="9"/>
        </w:numPr>
      </w:pPr>
      <w:r>
        <w:t>Back to the tera-terminal, navigate to /bin  -&gt; “cd /bin  “</w:t>
      </w:r>
    </w:p>
    <w:p w:rsidR="001F7543" w:rsidRDefault="001F7543" w:rsidP="00C949A9">
      <w:pPr>
        <w:pStyle w:val="ListParagraph"/>
        <w:numPr>
          <w:ilvl w:val="1"/>
          <w:numId w:val="9"/>
        </w:numPr>
      </w:pPr>
      <w:r>
        <w:t xml:space="preserve">Make </w:t>
      </w:r>
      <w:r w:rsidR="00AA318A">
        <w:t xml:space="preserve">sure that example1.c  and example1 are both </w:t>
      </w:r>
      <w:r>
        <w:t xml:space="preserve"> in the bin directory -&gt;   “ls –ltr </w:t>
      </w:r>
      <w:r w:rsidR="00AA318A">
        <w:t>example1*</w:t>
      </w:r>
    </w:p>
    <w:p w:rsidR="00AA318A" w:rsidRDefault="00AA318A" w:rsidP="00C949A9">
      <w:pPr>
        <w:pStyle w:val="ListParagraph"/>
        <w:numPr>
          <w:ilvl w:val="1"/>
          <w:numId w:val="9"/>
        </w:numPr>
      </w:pPr>
      <w:r>
        <w:t>Start a debug session  -&gt; “ gdb example1   “</w:t>
      </w:r>
    </w:p>
    <w:p w:rsidR="00C25784" w:rsidRDefault="00C25784" w:rsidP="00C949A9">
      <w:pPr>
        <w:pStyle w:val="ListParagraph"/>
        <w:numPr>
          <w:ilvl w:val="1"/>
          <w:numId w:val="9"/>
        </w:numPr>
      </w:pPr>
      <w:r>
        <w:t>Use the list command to see the source, use b to set a break point, use r to run to the break point</w:t>
      </w:r>
    </w:p>
    <w:p w:rsidR="00C25784" w:rsidRDefault="00C25784" w:rsidP="00C949A9">
      <w:pPr>
        <w:pStyle w:val="ListParagraph"/>
        <w:numPr>
          <w:ilvl w:val="1"/>
          <w:numId w:val="9"/>
        </w:numPr>
      </w:pPr>
      <w:r>
        <w:lastRenderedPageBreak/>
        <w:t>Other simple gdb command s to step, n for next (step over), c to run to the next breakpoint, and finish to end</w:t>
      </w:r>
    </w:p>
    <w:p w:rsidR="00C25784" w:rsidRDefault="00C25784" w:rsidP="00C949A9">
      <w:pPr>
        <w:pStyle w:val="ListParagraph"/>
        <w:numPr>
          <w:ilvl w:val="1"/>
          <w:numId w:val="9"/>
        </w:numPr>
      </w:pPr>
      <w:r>
        <w:t xml:space="preserve">There are many gdb quick </w:t>
      </w:r>
      <w:r w:rsidR="00FB49F8">
        <w:t>guides</w:t>
      </w:r>
      <w:r>
        <w:t xml:space="preserve"> on the Web.  Here is a URL to one of them: </w:t>
      </w:r>
    </w:p>
    <w:p w:rsidR="00C25784" w:rsidRDefault="008872AD" w:rsidP="00C25784">
      <w:pPr>
        <w:ind w:left="1080"/>
      </w:pPr>
      <w:hyperlink r:id="rId29" w:history="1">
        <w:r w:rsidR="00DF641D" w:rsidRPr="00055145">
          <w:rPr>
            <w:rStyle w:val="Hyperlink"/>
          </w:rPr>
          <w:t>http://condor.depaul.edu/glancast/373class/docs/gdb.html</w:t>
        </w:r>
      </w:hyperlink>
    </w:p>
    <w:p w:rsidR="00DF641D" w:rsidRDefault="00DF641D">
      <w:pPr>
        <w:rPr>
          <w:rFonts w:asciiTheme="majorHAnsi" w:eastAsiaTheme="majorEastAsia" w:hAnsiTheme="majorHAnsi" w:cstheme="majorBidi"/>
          <w:b/>
          <w:bCs/>
          <w:sz w:val="28"/>
          <w:szCs w:val="28"/>
        </w:rPr>
      </w:pPr>
      <w:r>
        <w:br w:type="page"/>
      </w:r>
    </w:p>
    <w:p w:rsidR="00F34C06" w:rsidRDefault="00F34C06" w:rsidP="00F34C06">
      <w:pPr>
        <w:pStyle w:val="Heading1"/>
      </w:pPr>
      <w:bookmarkStart w:id="68" w:name="_Toc371079177"/>
      <w:r>
        <w:lastRenderedPageBreak/>
        <w:t>Lab 4 – Build</w:t>
      </w:r>
      <w:r w:rsidR="00F77798">
        <w:t>, run and optimize</w:t>
      </w:r>
      <w:r>
        <w:t xml:space="preserve"> DSP project using CCS</w:t>
      </w:r>
      <w:bookmarkEnd w:id="68"/>
    </w:p>
    <w:p w:rsidR="00F34C06" w:rsidRDefault="00F34C06" w:rsidP="00F34C06">
      <w:pPr>
        <w:pStyle w:val="Heading2"/>
      </w:pPr>
      <w:bookmarkStart w:id="69" w:name="_Toc371079178"/>
      <w:r>
        <w:t>Purpose</w:t>
      </w:r>
      <w:bookmarkEnd w:id="69"/>
    </w:p>
    <w:p w:rsidR="00025BF3" w:rsidRDefault="00025BF3" w:rsidP="00025BF3">
      <w:r>
        <w:t>In lab 2 and 3 ARM program was developed and debugged.  The purpose of this Lab is to develop and debug multicore C66 program</w:t>
      </w:r>
      <w:r w:rsidR="00F77798">
        <w:t xml:space="preserve"> using CCS IDE</w:t>
      </w:r>
      <w:r>
        <w:t>. This lab has the following parts:</w:t>
      </w:r>
    </w:p>
    <w:p w:rsidR="00025BF3" w:rsidRDefault="00F77798" w:rsidP="00F5488D">
      <w:pPr>
        <w:pStyle w:val="ListParagraph"/>
        <w:numPr>
          <w:ilvl w:val="0"/>
          <w:numId w:val="19"/>
        </w:numPr>
      </w:pPr>
      <w:r>
        <w:t>Using CCS, b</w:t>
      </w:r>
      <w:r w:rsidR="00025BF3">
        <w:t>uild a simple FIR project that runs on a single core</w:t>
      </w:r>
    </w:p>
    <w:p w:rsidR="00025BF3" w:rsidRDefault="00025BF3" w:rsidP="00F5488D">
      <w:pPr>
        <w:pStyle w:val="ListParagraph"/>
        <w:numPr>
          <w:ilvl w:val="0"/>
          <w:numId w:val="19"/>
        </w:numPr>
      </w:pPr>
      <w:r>
        <w:t>Optimize the code by achieving software pipeline, understand what can prevent the compiler from generating software pipeline code</w:t>
      </w:r>
    </w:p>
    <w:p w:rsidR="00025BF3" w:rsidRDefault="00025BF3" w:rsidP="00F5488D">
      <w:pPr>
        <w:pStyle w:val="ListParagraph"/>
        <w:numPr>
          <w:ilvl w:val="0"/>
          <w:numId w:val="19"/>
        </w:numPr>
      </w:pPr>
      <w:r>
        <w:t>Optimize execution by enabling cache</w:t>
      </w:r>
    </w:p>
    <w:p w:rsidR="00F77798" w:rsidRDefault="00025BF3" w:rsidP="00F5488D">
      <w:pPr>
        <w:pStyle w:val="ListParagraph"/>
        <w:numPr>
          <w:ilvl w:val="0"/>
          <w:numId w:val="19"/>
        </w:numPr>
      </w:pPr>
      <w:r>
        <w:t>Perform parallel processing of the code and observe multi-cores processing speedup</w:t>
      </w:r>
    </w:p>
    <w:p w:rsidR="00025BF3" w:rsidRDefault="00FC3220" w:rsidP="00F77798">
      <w:r>
        <w:t>CCS IDE is used to execute the lab. Before starting, the EVM should be configured to no-boot mode. To do so</w:t>
      </w:r>
      <w:proofErr w:type="gramStart"/>
      <w:r>
        <w:t xml:space="preserve">, </w:t>
      </w:r>
      <w:r w:rsidR="00DF641D">
        <w:t xml:space="preserve"> </w:t>
      </w:r>
      <w:r>
        <w:rPr>
          <w:rFonts w:cstheme="minorHAnsi"/>
        </w:rPr>
        <w:t>Set</w:t>
      </w:r>
      <w:proofErr w:type="gramEnd"/>
      <w:r>
        <w:rPr>
          <w:rFonts w:cstheme="minorHAnsi"/>
        </w:rPr>
        <w:t xml:space="preserve"> SW1 of the EVM to Off, Off, Off, On</w:t>
      </w:r>
    </w:p>
    <w:p w:rsidR="00F77798" w:rsidRDefault="00F77798" w:rsidP="00F77798">
      <w:pPr>
        <w:pStyle w:val="Heading2"/>
      </w:pPr>
      <w:bookmarkStart w:id="70" w:name="_Toc364151646"/>
      <w:bookmarkStart w:id="71" w:name="_Toc371079179"/>
      <w:r>
        <w:t>II. Project Files</w:t>
      </w:r>
      <w:bookmarkEnd w:id="70"/>
      <w:bookmarkEnd w:id="71"/>
    </w:p>
    <w:p w:rsidR="00F77798" w:rsidRDefault="00F77798" w:rsidP="00F77798">
      <w:r>
        <w:t>The following files are used in this lab:</w:t>
      </w:r>
    </w:p>
    <w:p w:rsidR="00F77798" w:rsidRDefault="00F77798" w:rsidP="00F5488D">
      <w:pPr>
        <w:pStyle w:val="ListParagraph"/>
        <w:numPr>
          <w:ilvl w:val="0"/>
          <w:numId w:val="20"/>
        </w:numPr>
        <w:suppressAutoHyphens/>
        <w:spacing w:before="180" w:after="60" w:line="240" w:lineRule="auto"/>
        <w:ind w:firstLine="0"/>
      </w:pPr>
      <w:r>
        <w:t>firMain.c</w:t>
      </w:r>
    </w:p>
    <w:p w:rsidR="00F77798" w:rsidRDefault="00F77798" w:rsidP="00F5488D">
      <w:pPr>
        <w:pStyle w:val="ListParagraph"/>
        <w:numPr>
          <w:ilvl w:val="0"/>
          <w:numId w:val="20"/>
        </w:numPr>
        <w:suppressAutoHyphens/>
        <w:spacing w:before="180" w:after="60" w:line="240" w:lineRule="auto"/>
        <w:ind w:firstLine="0"/>
      </w:pPr>
      <w:proofErr w:type="spellStart"/>
      <w:r>
        <w:t>firRoutines.c.c</w:t>
      </w:r>
      <w:proofErr w:type="spellEnd"/>
    </w:p>
    <w:p w:rsidR="00F77798" w:rsidRDefault="00F77798" w:rsidP="00F5488D">
      <w:pPr>
        <w:pStyle w:val="ListParagraph"/>
        <w:numPr>
          <w:ilvl w:val="0"/>
          <w:numId w:val="20"/>
        </w:numPr>
        <w:suppressAutoHyphens/>
        <w:spacing w:before="180" w:after="60" w:line="240" w:lineRule="auto"/>
        <w:ind w:firstLine="0"/>
      </w:pPr>
      <w:r>
        <w:t>firTest.cmd</w:t>
      </w:r>
    </w:p>
    <w:p w:rsidR="00F77798" w:rsidRDefault="00F77798" w:rsidP="00F5488D">
      <w:pPr>
        <w:pStyle w:val="ListParagraph"/>
        <w:numPr>
          <w:ilvl w:val="0"/>
          <w:numId w:val="20"/>
        </w:numPr>
        <w:suppressAutoHyphens/>
        <w:spacing w:before="180" w:after="60" w:line="240" w:lineRule="auto"/>
        <w:ind w:firstLine="0"/>
      </w:pPr>
      <w:proofErr w:type="spellStart"/>
      <w:r>
        <w:t>firTest.h</w:t>
      </w:r>
      <w:proofErr w:type="spellEnd"/>
    </w:p>
    <w:p w:rsidR="00F77798" w:rsidRDefault="00F77798" w:rsidP="00F5488D">
      <w:pPr>
        <w:pStyle w:val="ListParagraph"/>
        <w:numPr>
          <w:ilvl w:val="0"/>
          <w:numId w:val="20"/>
        </w:numPr>
        <w:suppressAutoHyphens/>
        <w:spacing w:before="180" w:after="60" w:line="240" w:lineRule="auto"/>
        <w:ind w:firstLine="0"/>
      </w:pPr>
      <w:r>
        <w:t>utilities.c</w:t>
      </w:r>
    </w:p>
    <w:p w:rsidR="00F77798" w:rsidRDefault="00F77798" w:rsidP="00F5488D">
      <w:pPr>
        <w:pStyle w:val="ListParagraph"/>
        <w:numPr>
          <w:ilvl w:val="0"/>
          <w:numId w:val="20"/>
        </w:numPr>
        <w:suppressAutoHyphens/>
        <w:spacing w:before="180" w:after="60" w:line="240" w:lineRule="auto"/>
        <w:ind w:firstLine="0"/>
      </w:pPr>
      <w:proofErr w:type="spellStart"/>
      <w:r>
        <w:t>Utilities.h</w:t>
      </w:r>
      <w:proofErr w:type="spellEnd"/>
    </w:p>
    <w:p w:rsidR="00F77798" w:rsidRDefault="00F77798" w:rsidP="00F5488D">
      <w:pPr>
        <w:pStyle w:val="ListParagraph"/>
        <w:numPr>
          <w:ilvl w:val="0"/>
          <w:numId w:val="20"/>
        </w:numPr>
        <w:suppressAutoHyphens/>
        <w:spacing w:before="180" w:after="60" w:line="240" w:lineRule="auto"/>
        <w:ind w:firstLine="0"/>
      </w:pPr>
      <w:r>
        <w:t>firFilterLab.cfg</w:t>
      </w:r>
    </w:p>
    <w:p w:rsidR="00F77798" w:rsidRPr="00B20FBC" w:rsidRDefault="00F77798" w:rsidP="00F77798">
      <w:pPr>
        <w:pStyle w:val="Heading3"/>
      </w:pPr>
      <w:bookmarkStart w:id="72" w:name="_Toc364151647"/>
      <w:bookmarkStart w:id="73" w:name="_Toc371079180"/>
      <w:r w:rsidRPr="00B20FBC">
        <w:t>Task 1: Build and Run the Project</w:t>
      </w:r>
      <w:bookmarkEnd w:id="72"/>
      <w:bookmarkEnd w:id="73"/>
    </w:p>
    <w:p w:rsidR="00D15AEC" w:rsidRDefault="00D15AEC" w:rsidP="00F5488D">
      <w:pPr>
        <w:pStyle w:val="Number"/>
        <w:numPr>
          <w:ilvl w:val="0"/>
          <w:numId w:val="21"/>
        </w:numPr>
      </w:pPr>
      <w:r>
        <w:t>ftp into the</w:t>
      </w:r>
      <w:r w:rsidR="00D075B8">
        <w:t xml:space="preserve"> Ubuntu </w:t>
      </w:r>
      <w:r>
        <w:t>server and get all the files that are in directory /usr/local/projects/DSP/</w:t>
      </w:r>
      <w:proofErr w:type="spellStart"/>
      <w:r>
        <w:t>firLab</w:t>
      </w:r>
      <w:proofErr w:type="spellEnd"/>
      <w:r>
        <w:t xml:space="preserve">  into a local directory on your Laptop c;\ti\labs\</w:t>
      </w:r>
      <w:proofErr w:type="spellStart"/>
      <w:r>
        <w:t>firFilter</w:t>
      </w:r>
      <w:proofErr w:type="spellEnd"/>
      <w:r w:rsidR="00D075B8">
        <w:t>.  If this directory does not exist, create it</w:t>
      </w:r>
    </w:p>
    <w:p w:rsidR="00F77798" w:rsidRDefault="00F77798" w:rsidP="00F5488D">
      <w:pPr>
        <w:pStyle w:val="Number"/>
        <w:numPr>
          <w:ilvl w:val="0"/>
          <w:numId w:val="21"/>
        </w:numPr>
      </w:pPr>
      <w:r>
        <w:t>Open CCS.</w:t>
      </w:r>
    </w:p>
    <w:p w:rsidR="00F77798" w:rsidRDefault="00F77798" w:rsidP="00F5488D">
      <w:pPr>
        <w:pStyle w:val="Number"/>
        <w:numPr>
          <w:ilvl w:val="0"/>
          <w:numId w:val="21"/>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F5488D">
      <w:pPr>
        <w:pStyle w:val="Number"/>
        <w:numPr>
          <w:ilvl w:val="0"/>
          <w:numId w:val="21"/>
        </w:numPr>
      </w:pPr>
      <w:r>
        <w:t xml:space="preserve">Enter </w:t>
      </w:r>
      <w:r w:rsidR="000D2589">
        <w:rPr>
          <w:i/>
        </w:rPr>
        <w:t xml:space="preserve">firLab1 </w:t>
      </w:r>
      <w:r>
        <w:t xml:space="preserve">as a </w:t>
      </w:r>
      <w:r w:rsidRPr="00D06393">
        <w:rPr>
          <w:i/>
        </w:rPr>
        <w:t>Project Name</w:t>
      </w:r>
      <w:r>
        <w:t>.</w:t>
      </w:r>
    </w:p>
    <w:p w:rsidR="00F77798" w:rsidRDefault="00F77798" w:rsidP="00F5488D">
      <w:pPr>
        <w:pStyle w:val="Number"/>
        <w:numPr>
          <w:ilvl w:val="0"/>
          <w:numId w:val="21"/>
        </w:numPr>
      </w:pPr>
      <w:r>
        <w:t xml:space="preserve">Click the check box to </w:t>
      </w:r>
      <w:r>
        <w:rPr>
          <w:i/>
        </w:rPr>
        <w:t>Use default location.</w:t>
      </w:r>
    </w:p>
    <w:p w:rsidR="00F77798" w:rsidRDefault="00F77798" w:rsidP="00F5488D">
      <w:pPr>
        <w:pStyle w:val="Number"/>
        <w:numPr>
          <w:ilvl w:val="0"/>
          <w:numId w:val="21"/>
        </w:numPr>
      </w:pPr>
      <w:r>
        <w:t xml:space="preserve">Set the </w:t>
      </w:r>
      <w:r>
        <w:rPr>
          <w:i/>
        </w:rPr>
        <w:t xml:space="preserve">Family to C6000 </w:t>
      </w:r>
      <w:r>
        <w:t>and</w:t>
      </w:r>
      <w:r>
        <w:rPr>
          <w:i/>
        </w:rPr>
        <w:t xml:space="preserve"> Variant </w:t>
      </w:r>
      <w:r>
        <w:t xml:space="preserve">to </w:t>
      </w:r>
      <w:r>
        <w:rPr>
          <w:i/>
        </w:rPr>
        <w:t xml:space="preserve">Generic C66xxx Device </w:t>
      </w:r>
    </w:p>
    <w:p w:rsidR="00F77798" w:rsidRDefault="00F77798" w:rsidP="00F5488D">
      <w:pPr>
        <w:pStyle w:val="Number"/>
        <w:numPr>
          <w:ilvl w:val="0"/>
          <w:numId w:val="21"/>
        </w:numPr>
      </w:pPr>
      <w:r>
        <w:t xml:space="preserve">Then press </w:t>
      </w:r>
      <w:r>
        <w:rPr>
          <w:i/>
        </w:rPr>
        <w:t xml:space="preserve">Finish </w:t>
      </w:r>
      <w:r>
        <w:t>to create the new project.</w:t>
      </w:r>
      <w:r w:rsidR="00DF641D">
        <w:t xml:space="preserve">  See the screen shot below. Note, you will use the default location and not the location in the screen shot.</w:t>
      </w:r>
    </w:p>
    <w:p w:rsidR="00DF641D" w:rsidRDefault="00DF641D" w:rsidP="00DF641D">
      <w:pPr>
        <w:pStyle w:val="Number"/>
        <w:ind w:firstLine="0"/>
      </w:pPr>
      <w:r>
        <w:rPr>
          <w:noProof/>
        </w:rPr>
        <w:lastRenderedPageBreak/>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F5488D">
      <w:pPr>
        <w:pStyle w:val="Number"/>
        <w:numPr>
          <w:ilvl w:val="0"/>
          <w:numId w:val="21"/>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0D2589" w:rsidP="00F5488D">
      <w:pPr>
        <w:pStyle w:val="Number"/>
        <w:numPr>
          <w:ilvl w:val="0"/>
          <w:numId w:val="21"/>
        </w:numPr>
      </w:pPr>
      <w:r>
        <w:t>Browse to ‘C:\ti\labs\firFilter</w:t>
      </w:r>
      <w:r w:rsidR="00F77798">
        <w:t xml:space="preserve">,’ 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If you defined the new project with main.c</w:t>
      </w:r>
      <w:r w:rsidR="00DF641D">
        <w:rPr>
          <w:i/>
        </w:rPr>
        <w:t xml:space="preserve"> </w:t>
      </w:r>
      <w:r w:rsidR="00DF641D">
        <w:t>r</w:t>
      </w:r>
      <w:r w:rsidR="00F77798">
        <w:t xml:space="preserve">emove the main.c file </w:t>
      </w:r>
      <w:r>
        <w:t>that may be</w:t>
      </w:r>
      <w:r w:rsidR="00F77798">
        <w:t xml:space="preserve"> created.</w:t>
      </w:r>
    </w:p>
    <w:p w:rsidR="000D2589" w:rsidRDefault="00D075B8" w:rsidP="00F5488D">
      <w:pPr>
        <w:pStyle w:val="Number"/>
        <w:numPr>
          <w:ilvl w:val="0"/>
          <w:numId w:val="21"/>
        </w:numPr>
      </w:pPr>
      <w:r>
        <w:t>As soon as the file firFilter.cfg imported into the project, CCS will ask you to enable RTSC support, see the screen shot below. Select yes.</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9719DC" w:rsidRDefault="009719DC" w:rsidP="005B5AE5">
      <w:pPr>
        <w:pStyle w:val="Number"/>
        <w:ind w:firstLine="0"/>
      </w:pPr>
    </w:p>
    <w:p w:rsidR="009719DC" w:rsidRPr="00C1605B" w:rsidRDefault="009719DC" w:rsidP="005B5AE5">
      <w:pPr>
        <w:pStyle w:val="Number"/>
        <w:ind w:firstLine="0"/>
      </w:pPr>
    </w:p>
    <w:p w:rsidR="00622610" w:rsidRDefault="00D075B8" w:rsidP="00F5488D">
      <w:pPr>
        <w:pStyle w:val="Number"/>
        <w:numPr>
          <w:ilvl w:val="0"/>
          <w:numId w:val="21"/>
        </w:numPr>
      </w:pPr>
      <w:r>
        <w:t xml:space="preserve">Open project properties and select general-&gt;RTSC. Look at the RTSC modules that are selected in the screen shot below and make sure that you select ONLY the same RTSC modules (or packages). </w:t>
      </w:r>
      <w:r w:rsidR="00622610">
        <w:t>When a project starts, RTSC attempt to include all the modules in the release, so u</w:t>
      </w:r>
      <w:r w:rsidR="00B46500">
        <w:t xml:space="preserve">nselect any module that is not in the screen shot. </w:t>
      </w:r>
      <w:r>
        <w:t>Note, the location of the TARGET CONTENT BASE should reflect the location of CCS in your system.</w:t>
      </w:r>
    </w:p>
    <w:p w:rsidR="00C74C1E" w:rsidRDefault="00622610" w:rsidP="00622610">
      <w:pPr>
        <w:pStyle w:val="Number"/>
        <w:ind w:firstLine="0"/>
      </w:pPr>
      <w:r>
        <w:lastRenderedPageBreak/>
        <w:t xml:space="preserve"> </w:t>
      </w:r>
      <w:r w:rsidR="00C74C1E"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D075B8" w:rsidRDefault="00D075B8" w:rsidP="00F5488D">
      <w:pPr>
        <w:pStyle w:val="Number"/>
        <w:numPr>
          <w:ilvl w:val="0"/>
          <w:numId w:val="21"/>
        </w:numPr>
      </w:pPr>
      <w:r>
        <w:t xml:space="preserve">Click on the platform tab and select </w:t>
      </w:r>
      <w:r>
        <w:rPr>
          <w:b/>
          <w:i/>
        </w:rPr>
        <w:t xml:space="preserve">ti.platform.evmTCI6638K2K </w:t>
      </w:r>
      <w:r w:rsidRPr="00D075B8">
        <w:rPr>
          <w:b/>
          <w:i/>
        </w:rPr>
        <w:t xml:space="preserve"> </w:t>
      </w:r>
      <w:r>
        <w:t xml:space="preserve">platform as shown in the </w:t>
      </w:r>
      <w:r w:rsidR="00B46500">
        <w:t>next screen shot</w:t>
      </w:r>
    </w:p>
    <w:p w:rsidR="00B46500" w:rsidRDefault="00B46500" w:rsidP="00B46500">
      <w:pPr>
        <w:pStyle w:val="Number"/>
        <w:ind w:firstLine="0"/>
      </w:pPr>
      <w:r w:rsidRPr="00B46500">
        <w:rPr>
          <w:highlight w:val="yellow"/>
        </w:rPr>
        <w:t xml:space="preserve">Note – 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w:t>
      </w:r>
      <w:proofErr w:type="gramStart"/>
      <w:r w:rsidRPr="00B46500">
        <w:rPr>
          <w:highlight w:val="yellow"/>
        </w:rPr>
        <w:t>More about it later.</w:t>
      </w:r>
      <w:proofErr w:type="gramEnd"/>
    </w:p>
    <w:p w:rsidR="00D075B8" w:rsidRDefault="00D075B8" w:rsidP="00D075B8">
      <w:pPr>
        <w:pStyle w:val="Number"/>
        <w:ind w:firstLine="0"/>
      </w:pPr>
      <w:r>
        <w:rPr>
          <w:noProof/>
        </w:rPr>
        <w:lastRenderedPageBreak/>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74C1E" w:rsidRDefault="00622610" w:rsidP="00F5488D">
      <w:pPr>
        <w:pStyle w:val="Number"/>
        <w:numPr>
          <w:ilvl w:val="0"/>
          <w:numId w:val="21"/>
        </w:numPr>
      </w:pPr>
      <w:r>
        <w:t>If you try to build the project now you will see a long list of errors that look like the following:</w:t>
      </w:r>
      <w:r w:rsidRPr="00622610">
        <w:rPr>
          <w:rFonts w:ascii="Consolas" w:hAnsi="Consolas" w:cs="Consolas"/>
          <w:color w:val="000000"/>
          <w:sz w:val="20"/>
          <w:highlight w:val="red"/>
        </w:rPr>
        <w:t xml:space="preserve"> </w:t>
      </w:r>
      <w:r w:rsidRPr="00622610">
        <w:rPr>
          <w:rFonts w:ascii="Consolas" w:hAnsi="Consolas" w:cs="Consolas"/>
          <w:color w:val="000000"/>
          <w:sz w:val="20"/>
        </w:rPr>
        <w:t>C:/ti/MCSDK_3_14/pdk_keystone2_3_00_02_14/packages/ti/csl/csl_cacheAux.h", line 86: error #20: identifier "CSL_C66X_COREPAC_REG_BASE_ADDRESS_REGS" is undefined</w:t>
      </w:r>
      <w:r>
        <w:rPr>
          <w:rFonts w:ascii="Consolas" w:hAnsi="Consolas" w:cs="Consolas"/>
          <w:color w:val="000000"/>
          <w:sz w:val="20"/>
        </w:rPr>
        <w:t xml:space="preserve">. </w:t>
      </w:r>
      <w:r w:rsidR="00A70DAC">
        <w:t xml:space="preserve"> </w:t>
      </w:r>
      <w:r>
        <w:t>This is because the device that we use is not defined yet, so RTSC does not know how to build the drivers for the device that is</w:t>
      </w:r>
      <w:r w:rsidR="00DA22A4">
        <w:t xml:space="preserve"> used. Next step describes how to configure the device</w:t>
      </w:r>
    </w:p>
    <w:p w:rsidR="00C74C1E" w:rsidRDefault="00C74C1E" w:rsidP="00C74C1E">
      <w:pPr>
        <w:pStyle w:val="Number"/>
        <w:ind w:firstLine="0"/>
      </w:pPr>
      <w:r>
        <w:t xml:space="preserve"> </w:t>
      </w:r>
    </w:p>
    <w:p w:rsidR="00DA22A4" w:rsidRDefault="00DA22A4" w:rsidP="00F5488D">
      <w:pPr>
        <w:pStyle w:val="Number"/>
        <w:numPr>
          <w:ilvl w:val="0"/>
          <w:numId w:val="21"/>
        </w:numPr>
      </w:pPr>
      <w:r>
        <w:t>Currently the file cslr_device.h refers to two devices, K2K and K2H. The EVM uses K2K device. (cslr_device.h has the following lines:</w:t>
      </w:r>
    </w:p>
    <w:p w:rsidR="00DA22A4" w:rsidRDefault="00DA22A4" w:rsidP="00DA22A4">
      <w:pPr>
        <w:pStyle w:val="Number"/>
        <w:ind w:firstLine="0"/>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#if</w:t>
      </w:r>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DEVICE_K2K)</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&lt;ti/csl/device/k2k/src/cslr_device.h&gt;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w:t>
      </w:r>
      <w:proofErr w:type="spellStart"/>
      <w:r>
        <w:rPr>
          <w:rFonts w:ascii="Consolas" w:hAnsi="Consolas" w:cs="Consolas"/>
          <w:color w:val="0000FF"/>
          <w:sz w:val="19"/>
          <w:szCs w:val="19"/>
          <w:lang w:bidi="ar-SA"/>
        </w:rPr>
        <w:t>elif</w:t>
      </w:r>
      <w:proofErr w:type="spellEnd"/>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DEVICE_K2H)</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&lt;ti/csl/device/k2h/src/cslr_device.h&gt;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w:t>
      </w:r>
      <w:proofErr w:type="spellStart"/>
      <w:r>
        <w:rPr>
          <w:rFonts w:ascii="Consolas" w:hAnsi="Consolas" w:cs="Consolas"/>
          <w:color w:val="0000FF"/>
          <w:sz w:val="19"/>
          <w:szCs w:val="19"/>
          <w:lang w:bidi="ar-SA"/>
        </w:rPr>
        <w:t>endif</w:t>
      </w:r>
      <w:proofErr w:type="spellEnd"/>
      <w:r>
        <w:rPr>
          <w:rFonts w:ascii="Consolas" w:hAnsi="Consolas" w:cs="Consolas"/>
          <w:sz w:val="19"/>
          <w:szCs w:val="19"/>
          <w:lang w:bidi="ar-SA"/>
        </w:rPr>
        <w:t xml:space="preserve"> </w:t>
      </w:r>
      <w:r>
        <w:rPr>
          <w:rFonts w:ascii="Consolas" w:hAnsi="Consolas" w:cs="Consolas"/>
          <w:color w:val="008000"/>
          <w:sz w:val="19"/>
          <w:szCs w:val="19"/>
          <w:lang w:bidi="ar-SA"/>
        </w:rPr>
        <w:t>/* DEVICE_XXXXX */)</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A70DAC" w:rsidRDefault="00A70DAC" w:rsidP="00DA22A4">
      <w:pPr>
        <w:pStyle w:val="Number"/>
        <w:ind w:left="0" w:firstLine="0"/>
      </w:pPr>
    </w:p>
    <w:p w:rsidR="00DA22A4" w:rsidRDefault="00DA22A4" w:rsidP="00F5488D">
      <w:pPr>
        <w:pStyle w:val="Number"/>
        <w:numPr>
          <w:ilvl w:val="0"/>
          <w:numId w:val="21"/>
        </w:numPr>
      </w:pPr>
      <w:r>
        <w:t>To configure the device open the project properties, build -&gt; C6000 compiler -&gt;</w:t>
      </w:r>
      <w:proofErr w:type="gramStart"/>
      <w:r>
        <w:t>advanced  Options</w:t>
      </w:r>
      <w:proofErr w:type="gramEnd"/>
      <w:r>
        <w:t xml:space="preserve"> -&gt; predefined symbols and enter DEVICE_K2K as the next screen shot shows. Click OK and then OK to the properties page.</w:t>
      </w:r>
    </w:p>
    <w:p w:rsidR="00DA22A4" w:rsidRDefault="00DA22A4" w:rsidP="00DA22A4">
      <w:pPr>
        <w:pStyle w:val="Number"/>
        <w:ind w:firstLine="0"/>
      </w:pPr>
      <w:r>
        <w:rPr>
          <w:noProof/>
        </w:rPr>
        <w:drawing>
          <wp:inline distT="0" distB="0" distL="0" distR="0">
            <wp:extent cx="5943600" cy="4362450"/>
            <wp:effectExtent l="1905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943600" cy="4362450"/>
                    </a:xfrm>
                    <a:prstGeom prst="rect">
                      <a:avLst/>
                    </a:prstGeom>
                    <a:noFill/>
                    <a:ln w="9525">
                      <a:noFill/>
                      <a:miter lim="800000"/>
                      <a:headEnd/>
                      <a:tailEnd/>
                    </a:ln>
                  </pic:spPr>
                </pic:pic>
              </a:graphicData>
            </a:graphic>
          </wp:inline>
        </w:drawing>
      </w:r>
    </w:p>
    <w:p w:rsidR="00DA22A4" w:rsidRDefault="00C56DE6" w:rsidP="00F5488D">
      <w:pPr>
        <w:pStyle w:val="Number"/>
        <w:numPr>
          <w:ilvl w:val="0"/>
          <w:numId w:val="21"/>
        </w:numPr>
      </w:pPr>
      <w:r>
        <w:t xml:space="preserve">Right click on the project name and select rebuild.  If the build goes correctly you will see the following in the consol. Note, look at the debug directory to ensure that the file firLab1.out is there. Ignore any warning. </w:t>
      </w:r>
    </w:p>
    <w:p w:rsidR="00C56DE6" w:rsidRDefault="00C56DE6" w:rsidP="00C56DE6">
      <w:pPr>
        <w:pStyle w:val="Number"/>
        <w:ind w:firstLine="0"/>
      </w:pPr>
      <w:r>
        <w:rPr>
          <w:noProof/>
        </w:rPr>
        <w:lastRenderedPageBreak/>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F77798" w:rsidRPr="00D171A5" w:rsidRDefault="00D171A5" w:rsidP="00F5488D">
      <w:pPr>
        <w:pStyle w:val="Number"/>
        <w:numPr>
          <w:ilvl w:val="0"/>
          <w:numId w:val="21"/>
        </w:numPr>
      </w:pPr>
      <w:r>
        <w:t>Examine the code in ‘firMain.c’. There are 5 cases but only case 1 is not commented out. DSP 0 generates input data (</w:t>
      </w:r>
      <w:proofErr w:type="spellStart"/>
      <w:r>
        <w:t>inputData</w:t>
      </w:r>
      <w:proofErr w:type="spellEnd"/>
      <w:r>
        <w:t>) and a set of filter coefficients (</w:t>
      </w:r>
      <w:proofErr w:type="spellStart"/>
      <w:r>
        <w:t>filterCoef</w:t>
      </w:r>
      <w:proofErr w:type="spellEnd"/>
      <w:proofErr w:type="gramStart"/>
      <w:r>
        <w:t>) ,</w:t>
      </w:r>
      <w:proofErr w:type="gramEnd"/>
      <w:r>
        <w:t xml:space="preserve"> and then, depends on the case, a set of fir filters is applied to the data and the results are written to the out file (</w:t>
      </w:r>
      <w:proofErr w:type="spellStart"/>
      <w:r>
        <w:t>outputFilter</w:t>
      </w:r>
      <w:proofErr w:type="spellEnd"/>
      <w:r>
        <w:t xml:space="preserve">). A set of timer </w:t>
      </w:r>
      <w:r w:rsidRPr="00D171A5">
        <w:t>registers (</w:t>
      </w:r>
      <w:r w:rsidRPr="00D171A5">
        <w:rPr>
          <w:rFonts w:ascii="Consolas" w:hAnsi="Consolas" w:cs="Consolas"/>
          <w:color w:val="000000"/>
          <w:sz w:val="20"/>
        </w:rPr>
        <w:t>TSCL and TSCH</w:t>
      </w:r>
      <w:proofErr w:type="gramStart"/>
      <w:r w:rsidRPr="00D171A5">
        <w:rPr>
          <w:rFonts w:ascii="Consolas" w:hAnsi="Consolas" w:cs="Consolas"/>
          <w:color w:val="000000"/>
          <w:sz w:val="20"/>
        </w:rPr>
        <w:t>)</w:t>
      </w:r>
      <w:r w:rsidRPr="00D171A5">
        <w:rPr>
          <w:rFonts w:asciiTheme="minorHAnsi" w:hAnsiTheme="minorHAnsi" w:cstheme="minorHAnsi"/>
          <w:color w:val="000000"/>
          <w:szCs w:val="22"/>
        </w:rPr>
        <w:t>measures</w:t>
      </w:r>
      <w:proofErr w:type="gramEnd"/>
      <w:r w:rsidRPr="00D171A5">
        <w:rPr>
          <w:rFonts w:asciiTheme="minorHAnsi" w:hAnsiTheme="minorHAnsi" w:cstheme="minorHAnsi"/>
          <w:color w:val="000000"/>
          <w:szCs w:val="22"/>
        </w:rPr>
        <w:t xml:space="preserve"> </w:t>
      </w:r>
      <w:r>
        <w:rPr>
          <w:rFonts w:asciiTheme="minorHAnsi" w:hAnsiTheme="minorHAnsi" w:cstheme="minorHAnsi"/>
          <w:color w:val="000000"/>
          <w:szCs w:val="22"/>
        </w:rPr>
        <w:t>the execution time of the fir filter.  The standard printf function prints the results on the console.</w:t>
      </w:r>
    </w:p>
    <w:p w:rsidR="00D075B8" w:rsidRDefault="00D171A5" w:rsidP="00D171A5">
      <w:pPr>
        <w:pStyle w:val="Heading3"/>
        <w:rPr>
          <w:color w:val="0070C0"/>
        </w:rPr>
      </w:pPr>
      <w:bookmarkStart w:id="74" w:name="_Toc371079181"/>
      <w:r>
        <w:rPr>
          <w:color w:val="0070C0"/>
        </w:rPr>
        <w:t>Task 2: Define the target</w:t>
      </w:r>
      <w:bookmarkEnd w:id="74"/>
    </w:p>
    <w:p w:rsidR="00201F37" w:rsidRDefault="00201F37" w:rsidP="00201F37">
      <w:pPr>
        <w:pStyle w:val="Number"/>
        <w:ind w:left="540" w:firstLine="0"/>
        <w:rPr>
          <w:rFonts w:asciiTheme="minorHAnsi" w:hAnsiTheme="minorHAnsi" w:cstheme="minorHAnsi"/>
          <w:szCs w:val="22"/>
        </w:rPr>
      </w:pPr>
      <w:r>
        <w:t xml:space="preserve">In this lab we run the DSP code from no-boot mode. The non-boot mode requires setting </w:t>
      </w:r>
      <w:r>
        <w:rPr>
          <w:rFonts w:asciiTheme="minorHAnsi" w:hAnsiTheme="minorHAnsi" w:cstheme="minorHAnsi"/>
          <w:szCs w:val="22"/>
        </w:rPr>
        <w:t>SW1 of the EVM to Off, Off, Off, ON. Since no-boot mode is chosen, the device configuration (DDR configuration, PLL configuration and so on) must be done in a gel file.</w:t>
      </w:r>
    </w:p>
    <w:p w:rsidR="00201F37" w:rsidRPr="00106BF3" w:rsidRDefault="00201F37" w:rsidP="002E5762">
      <w:pPr>
        <w:pStyle w:val="Heading4"/>
        <w:rPr>
          <w:rFonts w:eastAsia="Times New Roman"/>
        </w:rPr>
      </w:pPr>
      <w:bookmarkStart w:id="75" w:name="_Toc364151620"/>
      <w:r>
        <w:rPr>
          <w:rFonts w:eastAsia="Times New Roman"/>
        </w:rPr>
        <w:t>Create a new target in CCS</w:t>
      </w:r>
      <w:bookmarkEnd w:id="75"/>
    </w:p>
    <w:p w:rsidR="00201F37" w:rsidRDefault="00201F37" w:rsidP="00F5488D">
      <w:pPr>
        <w:pStyle w:val="Number"/>
        <w:numPr>
          <w:ilvl w:val="0"/>
          <w:numId w:val="31"/>
        </w:numPr>
      </w:pPr>
      <w:r>
        <w:t>Create a new target configuration:</w:t>
      </w:r>
    </w:p>
    <w:p w:rsidR="00201F37" w:rsidRPr="00480A1C" w:rsidRDefault="00201F37" w:rsidP="00F5488D">
      <w:pPr>
        <w:pStyle w:val="Number"/>
        <w:numPr>
          <w:ilvl w:val="1"/>
          <w:numId w:val="31"/>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F5488D">
      <w:pPr>
        <w:pStyle w:val="Number"/>
        <w:numPr>
          <w:ilvl w:val="1"/>
          <w:numId w:val="31"/>
        </w:numPr>
      </w:pPr>
      <w:r>
        <w:t xml:space="preserve">Select </w:t>
      </w:r>
      <w:r w:rsidRPr="00C836F4">
        <w:rPr>
          <w:i/>
        </w:rPr>
        <w:t>User Defined</w:t>
      </w:r>
      <w:r>
        <w:t>.</w:t>
      </w:r>
    </w:p>
    <w:p w:rsidR="00201F37" w:rsidRDefault="00201F37" w:rsidP="00F5488D">
      <w:pPr>
        <w:pStyle w:val="Number"/>
        <w:numPr>
          <w:ilvl w:val="1"/>
          <w:numId w:val="31"/>
        </w:numPr>
      </w:pPr>
      <w:r>
        <w:t xml:space="preserve">Right-click and select </w:t>
      </w:r>
      <w:r w:rsidRPr="00C836F4">
        <w:rPr>
          <w:i/>
        </w:rPr>
        <w:t>New Target Configuration</w:t>
      </w:r>
      <w:r>
        <w:t>.</w:t>
      </w:r>
    </w:p>
    <w:p w:rsidR="00201F37" w:rsidRDefault="00201F37" w:rsidP="00F5488D">
      <w:pPr>
        <w:pStyle w:val="Number"/>
        <w:numPr>
          <w:ilvl w:val="0"/>
          <w:numId w:val="27"/>
        </w:numPr>
      </w:pPr>
      <w:r>
        <w:t xml:space="preserve">Enter the name of the new target configuration in the </w:t>
      </w:r>
      <w:r>
        <w:rPr>
          <w:i/>
        </w:rPr>
        <w:t xml:space="preserve">File Name: </w:t>
      </w:r>
      <w:r>
        <w:t xml:space="preserve">text box. </w:t>
      </w:r>
    </w:p>
    <w:p w:rsidR="00201F37" w:rsidRDefault="00201F37" w:rsidP="00F5488D">
      <w:pPr>
        <w:pStyle w:val="Number"/>
        <w:numPr>
          <w:ilvl w:val="1"/>
          <w:numId w:val="27"/>
        </w:numPr>
      </w:pPr>
      <w:r>
        <w:t xml:space="preserve">Set the File name based on the EVM model, </w:t>
      </w:r>
      <w:r w:rsidRPr="0042755B">
        <w:rPr>
          <w:i/>
        </w:rPr>
        <w:t>&lt;model&gt;.ccxml</w:t>
      </w:r>
      <w:r>
        <w:br/>
        <w:t>For example, ‘TCI6638</w:t>
      </w:r>
      <w:r w:rsidRPr="00D108E4">
        <w:t>.ccxml</w:t>
      </w:r>
      <w:r>
        <w:t>’</w:t>
      </w:r>
    </w:p>
    <w:p w:rsidR="00201F37" w:rsidRDefault="00201F37" w:rsidP="00F5488D">
      <w:pPr>
        <w:pStyle w:val="Number"/>
        <w:numPr>
          <w:ilvl w:val="1"/>
          <w:numId w:val="27"/>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201F37" w:rsidRDefault="00201F37" w:rsidP="00F5488D">
      <w:pPr>
        <w:pStyle w:val="Number"/>
        <w:numPr>
          <w:ilvl w:val="1"/>
          <w:numId w:val="27"/>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201F37" w:rsidRDefault="00201F37" w:rsidP="00F5488D">
      <w:pPr>
        <w:pStyle w:val="Number"/>
        <w:numPr>
          <w:ilvl w:val="0"/>
          <w:numId w:val="27"/>
        </w:numPr>
      </w:pPr>
      <w:r>
        <w:t xml:space="preserve">First step to define the new target configuration is to select the connection type in the </w:t>
      </w:r>
      <w:r>
        <w:rPr>
          <w:i/>
        </w:rPr>
        <w:t xml:space="preserve">Basic </w:t>
      </w:r>
      <w:r>
        <w:t>Tab.</w:t>
      </w:r>
    </w:p>
    <w:p w:rsidR="00201F37" w:rsidRDefault="00201F37" w:rsidP="00201F37">
      <w:pPr>
        <w:pStyle w:val="Number"/>
        <w:ind w:left="0" w:firstLine="0"/>
      </w:pPr>
    </w:p>
    <w:p w:rsidR="00CB2173" w:rsidRDefault="00201F37" w:rsidP="00F5488D">
      <w:pPr>
        <w:pStyle w:val="Number"/>
        <w:numPr>
          <w:ilvl w:val="0"/>
          <w:numId w:val="30"/>
        </w:numPr>
      </w:pPr>
      <w:r>
        <w:lastRenderedPageBreak/>
        <w:t xml:space="preserve">The </w:t>
      </w:r>
      <w:r w:rsidRPr="00F42BE8">
        <w:rPr>
          <w:i/>
        </w:rPr>
        <w:t>Connection</w:t>
      </w:r>
      <w:r>
        <w:t xml:space="preserve"> drop-down menu identifies the emulator type, as shown in the table above. For example, ‘</w:t>
      </w:r>
      <w:r w:rsidR="00CB2173">
        <w:t>Texas Instruments XDS2xx USB Emulator”</w:t>
      </w:r>
    </w:p>
    <w:p w:rsidR="00201F37" w:rsidRPr="00D108E4" w:rsidRDefault="00201F37" w:rsidP="00F5488D">
      <w:pPr>
        <w:pStyle w:val="Number"/>
        <w:numPr>
          <w:ilvl w:val="1"/>
          <w:numId w:val="30"/>
        </w:numPr>
      </w:pPr>
      <w:r w:rsidRPr="00CB2173">
        <w:rPr>
          <w:i/>
        </w:rPr>
        <w:t xml:space="preserve">Board or Device </w:t>
      </w:r>
      <w:r>
        <w:t>identifies the TI processor devic</w:t>
      </w:r>
      <w:r w:rsidR="00CB2173">
        <w:t>e, set it to 6638 and select TCI6638</w:t>
      </w:r>
    </w:p>
    <w:p w:rsidR="00201F37" w:rsidRDefault="00201F37" w:rsidP="00F5488D">
      <w:pPr>
        <w:pStyle w:val="Number"/>
        <w:numPr>
          <w:ilvl w:val="1"/>
          <w:numId w:val="30"/>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201F37" w:rsidP="00F5488D">
      <w:pPr>
        <w:pStyle w:val="Number"/>
        <w:numPr>
          <w:ilvl w:val="0"/>
          <w:numId w:val="32"/>
        </w:numPr>
      </w:pPr>
      <w:r>
        <w:t xml:space="preserve">Second step is to configure setup in </w:t>
      </w:r>
      <w:r>
        <w:rPr>
          <w:i/>
        </w:rPr>
        <w:t xml:space="preserve">Advance </w:t>
      </w:r>
      <w:r>
        <w:t>Tab</w:t>
      </w:r>
    </w:p>
    <w:p w:rsidR="00201F37" w:rsidRDefault="00201F37" w:rsidP="00F5488D">
      <w:pPr>
        <w:pStyle w:val="Number"/>
        <w:numPr>
          <w:ilvl w:val="1"/>
          <w:numId w:val="26"/>
        </w:numPr>
      </w:pPr>
      <w:r>
        <w:t xml:space="preserve">Click the </w:t>
      </w:r>
      <w:r w:rsidRPr="00F42BE8">
        <w:rPr>
          <w:i/>
        </w:rPr>
        <w:t>Advanced</w:t>
      </w:r>
      <w:r>
        <w:t xml:space="preserve"> tab at the bottom of the screen.</w:t>
      </w:r>
    </w:p>
    <w:p w:rsidR="00201F37" w:rsidRDefault="00201F37" w:rsidP="00F5488D">
      <w:pPr>
        <w:pStyle w:val="Number"/>
        <w:numPr>
          <w:ilvl w:val="1"/>
          <w:numId w:val="26"/>
        </w:numPr>
      </w:pPr>
      <w:r>
        <w:t>Select Core 0 on the target device:</w:t>
      </w:r>
    </w:p>
    <w:p w:rsidR="00201F37" w:rsidRPr="009A4598" w:rsidRDefault="003309F2" w:rsidP="00F5488D">
      <w:pPr>
        <w:pStyle w:val="Number"/>
        <w:numPr>
          <w:ilvl w:val="2"/>
          <w:numId w:val="28"/>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Pr="00D108E4" w:rsidRDefault="00201F37" w:rsidP="003309F2">
      <w:pPr>
        <w:pStyle w:val="Number"/>
        <w:ind w:left="1800" w:firstLine="0"/>
      </w:pPr>
    </w:p>
    <w:p w:rsidR="00201F37" w:rsidRDefault="00201F37" w:rsidP="00F5488D">
      <w:pPr>
        <w:pStyle w:val="Number"/>
        <w:numPr>
          <w:ilvl w:val="1"/>
          <w:numId w:val="26"/>
        </w:numPr>
      </w:pPr>
      <w:r>
        <w:t xml:space="preserve">You will now see a sub-window called </w:t>
      </w:r>
      <w:r w:rsidRPr="00F42BE8">
        <w:rPr>
          <w:i/>
        </w:rPr>
        <w:t>Cpu Properties</w:t>
      </w:r>
      <w:r>
        <w:t xml:space="preserve"> that allows you to choose an </w:t>
      </w:r>
      <w:r w:rsidRPr="00F42BE8">
        <w:rPr>
          <w:i/>
        </w:rPr>
        <w:t>initialization script</w:t>
      </w:r>
      <w:r>
        <w:t>.</w:t>
      </w:r>
    </w:p>
    <w:p w:rsidR="00201F37" w:rsidRDefault="00201F37" w:rsidP="00F5488D">
      <w:pPr>
        <w:pStyle w:val="Number"/>
        <w:numPr>
          <w:ilvl w:val="1"/>
          <w:numId w:val="26"/>
        </w:numPr>
      </w:pPr>
      <w:r>
        <w:t xml:space="preserve">Locate the appropriate GEL file, then click </w:t>
      </w:r>
      <w:r w:rsidRPr="00ED4474">
        <w:rPr>
          <w:i/>
        </w:rPr>
        <w:t>Open</w:t>
      </w:r>
      <w:r>
        <w:t>:</w:t>
      </w:r>
    </w:p>
    <w:p w:rsidR="003309F2" w:rsidRPr="003309F2" w:rsidRDefault="003309F2" w:rsidP="00F5488D">
      <w:pPr>
        <w:pStyle w:val="Number"/>
        <w:numPr>
          <w:ilvl w:val="2"/>
          <w:numId w:val="29"/>
        </w:numPr>
        <w:ind w:left="540" w:firstLine="0"/>
        <w:rPr>
          <w:rFonts w:asciiTheme="minorHAnsi" w:hAnsiTheme="minorHAnsi" w:cstheme="minorHAnsi"/>
          <w:szCs w:val="22"/>
        </w:rPr>
      </w:pPr>
      <w:r w:rsidRPr="003309F2">
        <w:rPr>
          <w:szCs w:val="22"/>
        </w:rPr>
        <w:t>S</w:t>
      </w:r>
      <w:r w:rsidR="00201F37" w:rsidRPr="003309F2">
        <w:rPr>
          <w:szCs w:val="22"/>
        </w:rPr>
        <w:t>elect:</w:t>
      </w:r>
      <w:r w:rsidRPr="003309F2">
        <w:rPr>
          <w:szCs w:val="22"/>
        </w:rPr>
        <w:t xml:space="preserve"> C:\ti\CCSv5_4\ccsv5\ccs_base\emulation\boards\evmtci6638k2k\gel</w:t>
      </w:r>
      <w:r>
        <w:rPr>
          <w:szCs w:val="22"/>
        </w:rPr>
        <w:t>\</w:t>
      </w:r>
      <w:r w:rsidRPr="003309F2">
        <w:rPr>
          <w:szCs w:val="22"/>
        </w:rPr>
        <w:t>evmtci6638k2k.gel</w:t>
      </w:r>
    </w:p>
    <w:p w:rsidR="003309F2" w:rsidRPr="003309F2" w:rsidRDefault="003309F2" w:rsidP="00F5488D">
      <w:pPr>
        <w:pStyle w:val="Number"/>
        <w:numPr>
          <w:ilvl w:val="2"/>
          <w:numId w:val="29"/>
        </w:numPr>
        <w:ind w:left="540" w:firstLine="0"/>
        <w:rPr>
          <w:rFonts w:asciiTheme="minorHAnsi" w:hAnsiTheme="minorHAnsi" w:cstheme="minorHAnsi"/>
          <w:szCs w:val="22"/>
        </w:rPr>
      </w:pPr>
      <w:r>
        <w:rPr>
          <w:szCs w:val="22"/>
        </w:rPr>
        <w:t xml:space="preserve">Repeat the process for all C66, that is </w:t>
      </w:r>
      <w:r w:rsidRPr="00F42BE8">
        <w:rPr>
          <w:i/>
        </w:rPr>
        <w:t>C6</w:t>
      </w:r>
      <w:r>
        <w:rPr>
          <w:i/>
        </w:rPr>
        <w:t>6xx</w:t>
      </w:r>
      <w:r w:rsidRPr="00F42BE8">
        <w:rPr>
          <w:i/>
        </w:rPr>
        <w:t>_</w:t>
      </w:r>
      <w:r>
        <w:rPr>
          <w:i/>
        </w:rPr>
        <w:t xml:space="preserve">1, </w:t>
      </w:r>
      <w:r w:rsidRPr="00F42BE8">
        <w:rPr>
          <w:i/>
        </w:rPr>
        <w:t>C6</w:t>
      </w:r>
      <w:r>
        <w:rPr>
          <w:i/>
        </w:rPr>
        <w:t>6xx</w:t>
      </w:r>
      <w:r w:rsidRPr="00F42BE8">
        <w:rPr>
          <w:i/>
        </w:rPr>
        <w:t>_</w:t>
      </w:r>
      <w:r>
        <w:rPr>
          <w:i/>
        </w:rPr>
        <w:t>2, …</w:t>
      </w:r>
      <w:r w:rsidRPr="003309F2">
        <w:rPr>
          <w:i/>
        </w:rPr>
        <w:t xml:space="preserve"> </w:t>
      </w:r>
      <w:r w:rsidRPr="00F42BE8">
        <w:rPr>
          <w:i/>
        </w:rPr>
        <w:t>C6</w:t>
      </w:r>
      <w:r>
        <w:rPr>
          <w:i/>
        </w:rPr>
        <w:t>6xx</w:t>
      </w:r>
      <w:r w:rsidRPr="00F42BE8">
        <w:rPr>
          <w:i/>
        </w:rPr>
        <w:t>_</w:t>
      </w:r>
      <w:r>
        <w:rPr>
          <w:i/>
        </w:rPr>
        <w:t>7</w:t>
      </w:r>
    </w:p>
    <w:p w:rsidR="00201F37" w:rsidRPr="003309F2" w:rsidRDefault="00201F37" w:rsidP="003309F2">
      <w:pPr>
        <w:pStyle w:val="Number"/>
        <w:ind w:left="540" w:firstLine="0"/>
        <w:rPr>
          <w:rFonts w:asciiTheme="minorHAnsi" w:hAnsiTheme="minorHAnsi" w:cstheme="minorHAnsi"/>
          <w:szCs w:val="22"/>
        </w:rPr>
      </w:pPr>
      <w:r w:rsidRPr="003309F2">
        <w:rPr>
          <w:szCs w:val="22"/>
        </w:rPr>
        <w:br/>
        <w:t xml:space="preserve">Click the </w:t>
      </w:r>
      <w:r w:rsidRPr="003309F2">
        <w:rPr>
          <w:i/>
          <w:szCs w:val="22"/>
        </w:rPr>
        <w:t>Save</w:t>
      </w:r>
      <w:r w:rsidRPr="003309F2">
        <w:rPr>
          <w:szCs w:val="22"/>
        </w:rPr>
        <w:t xml:space="preserve"> button</w:t>
      </w:r>
    </w:p>
    <w:p w:rsidR="00D171A5" w:rsidRPr="00D171A5" w:rsidRDefault="00D171A5" w:rsidP="00D171A5"/>
    <w:p w:rsidR="00F77798" w:rsidRPr="00F8153C" w:rsidRDefault="00D171A5" w:rsidP="00F77798">
      <w:pPr>
        <w:pStyle w:val="Heading3"/>
        <w:rPr>
          <w:color w:val="548DD4" w:themeColor="text2" w:themeTint="99"/>
        </w:rPr>
      </w:pPr>
      <w:bookmarkStart w:id="76" w:name="_Toc364151648"/>
      <w:bookmarkStart w:id="77" w:name="_Toc371079182"/>
      <w:r>
        <w:rPr>
          <w:color w:val="548DD4" w:themeColor="text2" w:themeTint="99"/>
        </w:rPr>
        <w:t>Task 3</w:t>
      </w:r>
      <w:r w:rsidR="00F77798" w:rsidRPr="00F8153C">
        <w:rPr>
          <w:color w:val="548DD4" w:themeColor="text2" w:themeTint="99"/>
        </w:rPr>
        <w:t>: Connect to the EVM</w:t>
      </w:r>
      <w:bookmarkEnd w:id="76"/>
      <w:bookmarkEnd w:id="77"/>
    </w:p>
    <w:p w:rsidR="00F77798" w:rsidRDefault="00F77798" w:rsidP="00F5488D">
      <w:pPr>
        <w:pStyle w:val="Number"/>
        <w:numPr>
          <w:ilvl w:val="0"/>
          <w:numId w:val="24"/>
        </w:numPr>
      </w:pPr>
      <w:r>
        <w:t xml:space="preserve">Click the </w:t>
      </w:r>
      <w:r>
        <w:rPr>
          <w:i/>
        </w:rPr>
        <w:t xml:space="preserve">Open Perspective </w:t>
      </w:r>
      <w:r>
        <w:t xml:space="preserve">(available right top corner of the </w:t>
      </w:r>
      <w:r>
        <w:rPr>
          <w:i/>
        </w:rPr>
        <w:t>CCS</w:t>
      </w:r>
      <w:r>
        <w:t>).</w:t>
      </w:r>
      <w:r>
        <w:rPr>
          <w:i/>
        </w:rPr>
        <w:t xml:space="preserve"> </w:t>
      </w:r>
    </w:p>
    <w:p w:rsidR="00F77798" w:rsidRPr="00B62298" w:rsidRDefault="00F77798" w:rsidP="00F5488D">
      <w:pPr>
        <w:pStyle w:val="Number"/>
        <w:numPr>
          <w:ilvl w:val="0"/>
          <w:numId w:val="24"/>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F5488D">
      <w:pPr>
        <w:pStyle w:val="Number"/>
        <w:numPr>
          <w:ilvl w:val="0"/>
          <w:numId w:val="24"/>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F5488D">
      <w:pPr>
        <w:pStyle w:val="Number"/>
        <w:numPr>
          <w:ilvl w:val="0"/>
          <w:numId w:val="24"/>
        </w:numPr>
        <w:ind w:left="720" w:hanging="540"/>
      </w:pPr>
      <w:r w:rsidRPr="00D05556">
        <w:t>Launch</w:t>
      </w:r>
      <w:r>
        <w:t xml:space="preserve"> the target configuration as follows:</w:t>
      </w:r>
    </w:p>
    <w:p w:rsidR="00F77798" w:rsidRDefault="00F77798" w:rsidP="00F5488D">
      <w:pPr>
        <w:pStyle w:val="Number"/>
        <w:numPr>
          <w:ilvl w:val="1"/>
          <w:numId w:val="22"/>
        </w:numPr>
      </w:pPr>
      <w:r>
        <w:t>Select the target configuration .ccxml file.</w:t>
      </w:r>
    </w:p>
    <w:p w:rsidR="00F77798" w:rsidRDefault="00F77798" w:rsidP="00F5488D">
      <w:pPr>
        <w:pStyle w:val="Number"/>
        <w:numPr>
          <w:ilvl w:val="1"/>
          <w:numId w:val="22"/>
        </w:numPr>
      </w:pPr>
      <w:r>
        <w:t xml:space="preserve">Right click and select </w:t>
      </w:r>
      <w:r w:rsidRPr="00480A1C">
        <w:rPr>
          <w:i/>
        </w:rPr>
        <w:t>Launch Selected Configuration</w:t>
      </w:r>
      <w:r>
        <w:t>.</w:t>
      </w:r>
    </w:p>
    <w:p w:rsidR="00F77798" w:rsidRDefault="00F77798" w:rsidP="00F5488D">
      <w:pPr>
        <w:pStyle w:val="Number"/>
        <w:numPr>
          <w:ilvl w:val="0"/>
          <w:numId w:val="25"/>
        </w:numPr>
        <w:ind w:hanging="540"/>
      </w:pPr>
      <w:r>
        <w:t xml:space="preserve"> This will bring up the </w:t>
      </w:r>
      <w:r w:rsidRPr="00480A1C">
        <w:rPr>
          <w:i/>
        </w:rPr>
        <w:t xml:space="preserve">Debug </w:t>
      </w:r>
      <w:r>
        <w:t>window.</w:t>
      </w:r>
      <w:r w:rsidR="003309F2">
        <w:t xml:space="preserve"> (this may take some times, but you will see all the device cores)</w:t>
      </w:r>
    </w:p>
    <w:p w:rsidR="00F77798" w:rsidRDefault="00F77798" w:rsidP="00F5488D">
      <w:pPr>
        <w:pStyle w:val="Number"/>
        <w:numPr>
          <w:ilvl w:val="1"/>
          <w:numId w:val="25"/>
        </w:numPr>
      </w:pPr>
      <w:r>
        <w:t xml:space="preserve">Select </w:t>
      </w:r>
      <w:r w:rsidR="003309F2">
        <w:t>all C66 cores (select + Ctrl)</w:t>
      </w:r>
    </w:p>
    <w:p w:rsidR="003309F2" w:rsidRDefault="003309F2" w:rsidP="00F5488D">
      <w:pPr>
        <w:pStyle w:val="Number"/>
        <w:numPr>
          <w:ilvl w:val="1"/>
          <w:numId w:val="25"/>
        </w:numPr>
      </w:pPr>
      <w:r>
        <w:t xml:space="preserve">Right click and choose group cores </w:t>
      </w:r>
    </w:p>
    <w:p w:rsidR="003309F2" w:rsidRDefault="003309F2" w:rsidP="00F5488D">
      <w:pPr>
        <w:pStyle w:val="Number"/>
        <w:numPr>
          <w:ilvl w:val="1"/>
          <w:numId w:val="25"/>
        </w:numPr>
      </w:pPr>
      <w:r>
        <w:t>Select the group, right click and select connect Target</w:t>
      </w:r>
    </w:p>
    <w:p w:rsidR="00F77798" w:rsidRPr="00F8153C" w:rsidRDefault="00D171A5" w:rsidP="00F77798">
      <w:pPr>
        <w:pStyle w:val="Heading3"/>
        <w:rPr>
          <w:color w:val="548DD4" w:themeColor="text2" w:themeTint="99"/>
        </w:rPr>
      </w:pPr>
      <w:bookmarkStart w:id="78" w:name="_Toc364151649"/>
      <w:bookmarkStart w:id="79" w:name="_Toc371079183"/>
      <w:r>
        <w:rPr>
          <w:color w:val="548DD4" w:themeColor="text2" w:themeTint="99"/>
        </w:rPr>
        <w:t>Task 4</w:t>
      </w:r>
      <w:r w:rsidR="00F77798" w:rsidRPr="00F8153C">
        <w:rPr>
          <w:color w:val="548DD4" w:themeColor="text2" w:themeTint="99"/>
        </w:rPr>
        <w:t xml:space="preserve">: Load and Run </w:t>
      </w:r>
      <w:bookmarkEnd w:id="78"/>
      <w:r w:rsidR="004A0EDF">
        <w:rPr>
          <w:color w:val="548DD4" w:themeColor="text2" w:themeTint="99"/>
        </w:rPr>
        <w:t>CASE 1</w:t>
      </w:r>
      <w:bookmarkEnd w:id="79"/>
    </w:p>
    <w:p w:rsidR="00F77798" w:rsidRDefault="00F77798" w:rsidP="00F5488D">
      <w:pPr>
        <w:pStyle w:val="Number"/>
        <w:numPr>
          <w:ilvl w:val="0"/>
          <w:numId w:val="23"/>
        </w:numPr>
        <w:ind w:hanging="540"/>
      </w:pPr>
      <w:r>
        <w:t xml:space="preserve">Select </w:t>
      </w:r>
      <w:r w:rsidR="003309F2">
        <w:t>the core group</w:t>
      </w:r>
      <w:r>
        <w:t xml:space="preserve"> and load the .out file created earlier in the lab.</w:t>
      </w:r>
    </w:p>
    <w:p w:rsidR="00F77798" w:rsidRDefault="00F77798" w:rsidP="00F5488D">
      <w:pPr>
        <w:pStyle w:val="Number"/>
        <w:numPr>
          <w:ilvl w:val="1"/>
          <w:numId w:val="23"/>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F5488D">
      <w:pPr>
        <w:pStyle w:val="Number"/>
        <w:numPr>
          <w:ilvl w:val="1"/>
          <w:numId w:val="23"/>
        </w:numPr>
      </w:pPr>
      <w:r>
        <w:t xml:space="preserve">Click </w:t>
      </w:r>
      <w:r w:rsidRPr="00F1521E">
        <w:rPr>
          <w:i/>
        </w:rPr>
        <w:t>Browse project…</w:t>
      </w:r>
    </w:p>
    <w:p w:rsidR="00F77798" w:rsidRDefault="00F77798" w:rsidP="00F5488D">
      <w:pPr>
        <w:pStyle w:val="Number"/>
        <w:numPr>
          <w:ilvl w:val="1"/>
          <w:numId w:val="23"/>
        </w:numPr>
      </w:pPr>
      <w:r>
        <w:lastRenderedPageBreak/>
        <w:t xml:space="preserve">Select </w:t>
      </w:r>
      <w:r w:rsidR="003309F2">
        <w:rPr>
          <w:i/>
        </w:rPr>
        <w:t>firLab1</w:t>
      </w:r>
      <w:r w:rsidRPr="00285555">
        <w:rPr>
          <w:i/>
        </w:rPr>
        <w:t>.out</w:t>
      </w:r>
      <w:r>
        <w:t xml:space="preserve"> by </w:t>
      </w:r>
      <w:proofErr w:type="gramStart"/>
      <w:r>
        <w:t>unwrapping</w:t>
      </w:r>
      <w:proofErr w:type="gramEnd"/>
      <w:r>
        <w:t xml:space="preserve"> the </w:t>
      </w:r>
      <w:r w:rsidR="003309F2">
        <w:rPr>
          <w:i/>
        </w:rPr>
        <w:t>firLab1-&gt;</w:t>
      </w:r>
      <w:r>
        <w:rPr>
          <w:i/>
        </w:rPr>
        <w:t>Debug</w:t>
      </w:r>
      <w:r>
        <w:t xml:space="preserve"> and click </w:t>
      </w:r>
      <w:r w:rsidRPr="00F1521E">
        <w:rPr>
          <w:i/>
        </w:rPr>
        <w:t>OK</w:t>
      </w:r>
      <w:r>
        <w:rPr>
          <w:i/>
        </w:rPr>
        <w:t>.</w:t>
      </w:r>
    </w:p>
    <w:p w:rsidR="00F77798" w:rsidRDefault="00F77798" w:rsidP="00F5488D">
      <w:pPr>
        <w:pStyle w:val="Number"/>
        <w:numPr>
          <w:ilvl w:val="1"/>
          <w:numId w:val="23"/>
        </w:numPr>
      </w:pPr>
      <w:r>
        <w:t xml:space="preserve">Click </w:t>
      </w:r>
      <w:r w:rsidRPr="00F1521E">
        <w:rPr>
          <w:i/>
        </w:rPr>
        <w:t>OK</w:t>
      </w:r>
      <w:r>
        <w:t xml:space="preserve"> to load the a</w:t>
      </w:r>
      <w:r w:rsidR="003309F2">
        <w:t>pplication to the target (all Cores</w:t>
      </w:r>
      <w:r>
        <w:t>).</w:t>
      </w:r>
    </w:p>
    <w:p w:rsidR="00F77798" w:rsidRPr="00242277" w:rsidRDefault="00F77798" w:rsidP="00F5488D">
      <w:pPr>
        <w:pStyle w:val="Number"/>
        <w:numPr>
          <w:ilvl w:val="0"/>
          <w:numId w:val="23"/>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F5488D">
      <w:pPr>
        <w:pStyle w:val="Number"/>
        <w:numPr>
          <w:ilvl w:val="0"/>
          <w:numId w:val="23"/>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[C66xx_0</w:t>
      </w:r>
      <w:proofErr w:type="gramStart"/>
      <w:r>
        <w:rPr>
          <w:rFonts w:ascii="Consolas" w:hAnsi="Consolas" w:cs="Consolas"/>
          <w:color w:val="000000"/>
          <w:sz w:val="20"/>
          <w:szCs w:val="20"/>
          <w:lang w:bidi="ar-SA"/>
        </w:rPr>
        <w:t>]  start</w:t>
      </w:r>
      <w:proofErr w:type="gramEnd"/>
      <w:r>
        <w:rPr>
          <w:rFonts w:ascii="Consolas" w:hAnsi="Consolas" w:cs="Consolas"/>
          <w:color w:val="000000"/>
          <w:sz w:val="20"/>
          <w:szCs w:val="20"/>
          <w:lang w:bidi="ar-SA"/>
        </w:rPr>
        <w:t xml:space="preserve">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proofErr w:type="gramStart"/>
      <w:r>
        <w:rPr>
          <w:rFonts w:ascii="Consolas" w:hAnsi="Consolas" w:cs="Consolas"/>
          <w:color w:val="000000"/>
          <w:sz w:val="20"/>
          <w:szCs w:val="20"/>
          <w:lang w:bidi="ar-SA"/>
        </w:rPr>
        <w:t>finish</w:t>
      </w:r>
      <w:proofErr w:type="gramEnd"/>
      <w:r>
        <w:rPr>
          <w:rFonts w:ascii="Consolas" w:hAnsi="Consolas" w:cs="Consolas"/>
          <w:color w:val="000000"/>
          <w:sz w:val="20"/>
          <w:szCs w:val="20"/>
          <w:lang w:bidi="ar-SA"/>
        </w:rPr>
        <w:t xml:space="preserve"> generating input data  </w:t>
      </w:r>
    </w:p>
    <w:p w:rsidR="00F77798" w:rsidRDefault="004A0EDF" w:rsidP="004A0EDF">
      <w:pPr>
        <w:pStyle w:val="Number"/>
        <w:ind w:left="1440"/>
        <w:rPr>
          <w:rFonts w:ascii="Courier New" w:hAnsi="Courier New" w:cs="Courier New"/>
          <w:sz w:val="20"/>
        </w:rPr>
      </w:pPr>
      <w:proofErr w:type="gramStart"/>
      <w:r>
        <w:rPr>
          <w:rFonts w:ascii="Consolas" w:hAnsi="Consolas" w:cs="Consolas"/>
          <w:color w:val="000000"/>
          <w:sz w:val="20"/>
        </w:rPr>
        <w:t>case</w:t>
      </w:r>
      <w:proofErr w:type="gramEnd"/>
      <w:r>
        <w:rPr>
          <w:rFonts w:ascii="Consolas" w:hAnsi="Consolas" w:cs="Consolas"/>
          <w:color w:val="000000"/>
          <w:sz w:val="20"/>
        </w:rPr>
        <w:t xml:space="preserv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2B1D19" w:rsidP="004A0EDF">
      <w:pPr>
        <w:pStyle w:val="Fill-InNoNumber"/>
        <w:ind w:left="720" w:firstLine="0"/>
      </w:pPr>
      <w:r>
        <w:rPr>
          <w:b/>
        </w:rPr>
        <w:t>QUESTION</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w:t>
      </w:r>
      <w:proofErr w:type="gramStart"/>
      <w:r>
        <w:t xml:space="preserve">function  </w:t>
      </w:r>
      <w:r w:rsidRPr="004A0EDF">
        <w:rPr>
          <w:rFonts w:ascii="Consolas" w:hAnsi="Consolas" w:cs="Consolas"/>
          <w:color w:val="000000"/>
          <w:sz w:val="20"/>
        </w:rPr>
        <w:t>CACHE</w:t>
      </w:r>
      <w:proofErr w:type="gramEnd"/>
      <w:r w:rsidRPr="004A0EDF">
        <w:rPr>
          <w:rFonts w:ascii="Consolas" w:hAnsi="Consolas" w:cs="Consolas"/>
          <w:color w:val="000000"/>
          <w:sz w:val="20"/>
        </w:rPr>
        <w:t>_disableCaching ((</w:t>
      </w:r>
      <w:r w:rsidRPr="004A0EDF">
        <w:rPr>
          <w:rFonts w:ascii="Consolas" w:hAnsi="Consolas" w:cs="Consolas"/>
          <w:color w:val="005032"/>
          <w:sz w:val="20"/>
        </w:rPr>
        <w:t>Uint8</w:t>
      </w:r>
      <w:r w:rsidRPr="004A0EDF">
        <w:rPr>
          <w:rFonts w:ascii="Consolas" w:hAnsi="Consolas" w:cs="Consolas"/>
          <w:color w:val="000000"/>
          <w:sz w:val="20"/>
        </w:rPr>
        <w:t>) 144)</w:t>
      </w:r>
      <w:r>
        <w:t xml:space="preserve"> – It disable cache-ability for memory region. What memory region is it?</w:t>
      </w:r>
    </w:p>
    <w:p w:rsidR="004A0EDF" w:rsidRPr="00636947" w:rsidRDefault="004A0EDF" w:rsidP="00872ECA">
      <w:pPr>
        <w:pStyle w:val="Hint"/>
      </w:pPr>
      <w:r>
        <w:t>Look at C66 core User Guide (</w:t>
      </w:r>
      <w:hyperlink r:id="rId36" w:history="1">
        <w:r w:rsidRPr="00055145">
          <w:rPr>
            <w:rStyle w:val="Hyperlink"/>
          </w:rPr>
          <w:t>http://www.ti.com/lit/ug/sprugw0c/sprugw0c.pdf</w:t>
        </w:r>
      </w:hyperlink>
      <w:r>
        <w:t>) at table 4-</w:t>
      </w:r>
      <w:proofErr w:type="gramStart"/>
      <w:r>
        <w:t>20  .</w:t>
      </w:r>
      <w:proofErr w:type="gramEnd"/>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 xml:space="preserve">User Guide, the code and the map file and fill the table based </w:t>
      </w:r>
    </w:p>
    <w:tbl>
      <w:tblPr>
        <w:tblStyle w:val="TableGrid"/>
        <w:tblW w:w="0" w:type="auto"/>
        <w:tblInd w:w="720" w:type="dxa"/>
        <w:tblLook w:val="04A0"/>
      </w:tblPr>
      <w:tblGrid>
        <w:gridCol w:w="3083"/>
        <w:gridCol w:w="2881"/>
        <w:gridCol w:w="2892"/>
      </w:tblGrid>
      <w:tr w:rsidR="002949DA" w:rsidTr="002949DA">
        <w:tc>
          <w:tcPr>
            <w:tcW w:w="3083" w:type="dxa"/>
          </w:tcPr>
          <w:p w:rsidR="002949DA" w:rsidRDefault="002949DA" w:rsidP="002949DA">
            <w:pPr>
              <w:rPr>
                <w:color w:val="000000" w:themeColor="text1"/>
              </w:rPr>
            </w:pPr>
            <w:r>
              <w:rPr>
                <w:color w:val="000000" w:themeColor="text1"/>
              </w:rPr>
              <w:t>Command</w:t>
            </w:r>
          </w:p>
        </w:tc>
        <w:tc>
          <w:tcPr>
            <w:tcW w:w="2881" w:type="dxa"/>
          </w:tcPr>
          <w:p w:rsidR="002949DA" w:rsidRDefault="002949DA" w:rsidP="002949DA">
            <w:pPr>
              <w:rPr>
                <w:color w:val="000000" w:themeColor="text1"/>
              </w:rPr>
            </w:pPr>
            <w:r>
              <w:rPr>
                <w:color w:val="000000" w:themeColor="text1"/>
              </w:rPr>
              <w:t>Memory region</w:t>
            </w:r>
          </w:p>
        </w:tc>
        <w:tc>
          <w:tcPr>
            <w:tcW w:w="2892" w:type="dxa"/>
          </w:tcPr>
          <w:p w:rsidR="002949DA" w:rsidRDefault="002949DA" w:rsidP="002949DA">
            <w:pPr>
              <w:rPr>
                <w:color w:val="000000" w:themeColor="text1"/>
              </w:rPr>
            </w:pPr>
            <w:r>
              <w:rPr>
                <w:color w:val="000000" w:themeColor="text1"/>
              </w:rPr>
              <w:t>Variables in this region</w:t>
            </w: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128</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136</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w:t>
            </w:r>
            <w:r>
              <w:rPr>
                <w:rFonts w:ascii="Consolas" w:hAnsi="Consolas" w:cs="Consolas"/>
                <w:color w:val="000000"/>
                <w:sz w:val="20"/>
                <w:szCs w:val="20"/>
                <w:lang w:bidi="ar-SA"/>
              </w:rPr>
              <w:t>44</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145</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146</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147</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bl>
    <w:p w:rsidR="00F77798" w:rsidRDefault="00F77798" w:rsidP="00F77798">
      <w:pPr>
        <w:rPr>
          <w:color w:val="000000" w:themeColor="text1"/>
        </w:rPr>
      </w:pPr>
    </w:p>
    <w:p w:rsidR="00704066" w:rsidRPr="00F8153C" w:rsidRDefault="00704066" w:rsidP="00704066">
      <w:pPr>
        <w:pStyle w:val="Heading3"/>
        <w:rPr>
          <w:color w:val="548DD4" w:themeColor="text2" w:themeTint="99"/>
        </w:rPr>
      </w:pPr>
      <w:bookmarkStart w:id="80" w:name="_Toc371079184"/>
      <w:r>
        <w:rPr>
          <w:color w:val="548DD4" w:themeColor="text2" w:themeTint="99"/>
        </w:rPr>
        <w:t>Task 5</w:t>
      </w:r>
      <w:r w:rsidRPr="00F8153C">
        <w:rPr>
          <w:color w:val="548DD4" w:themeColor="text2" w:themeTint="99"/>
        </w:rPr>
        <w:t xml:space="preserve">: </w:t>
      </w:r>
      <w:r w:rsidR="0076291C">
        <w:rPr>
          <w:color w:val="548DD4" w:themeColor="text2" w:themeTint="99"/>
        </w:rPr>
        <w:t>Use Optimization and disable symbol debug for</w:t>
      </w:r>
      <w:r>
        <w:rPr>
          <w:color w:val="548DD4" w:themeColor="text2" w:themeTint="99"/>
        </w:rPr>
        <w:t xml:space="preserve"> the fir filter routine</w:t>
      </w:r>
      <w:bookmarkEnd w:id="80"/>
    </w:p>
    <w:p w:rsidR="00704066" w:rsidRDefault="00704066" w:rsidP="00F77798">
      <w:pPr>
        <w:rPr>
          <w:color w:val="000000" w:themeColor="text1"/>
        </w:rPr>
      </w:pPr>
      <w:r>
        <w:rPr>
          <w:color w:val="000000" w:themeColor="text1"/>
        </w:rPr>
        <w:t xml:space="preserve">As the project is still in development/debug state, there is no optimization and full debug support.  The next step is to optimize the fir filter and disable the debug information.  However, we would like to leave the other parts of the project without optimization and with full debug support. The properties for the file </w:t>
      </w:r>
      <w:proofErr w:type="spellStart"/>
      <w:r>
        <w:rPr>
          <w:color w:val="000000" w:themeColor="text1"/>
        </w:rPr>
        <w:t>firRoutines.c</w:t>
      </w:r>
      <w:proofErr w:type="spellEnd"/>
      <w:r>
        <w:rPr>
          <w:color w:val="000000" w:themeColor="text1"/>
        </w:rPr>
        <w:t xml:space="preserve"> will be changed. No other file will be </w:t>
      </w:r>
      <w:proofErr w:type="gramStart"/>
      <w:r>
        <w:rPr>
          <w:color w:val="000000" w:themeColor="text1"/>
        </w:rPr>
        <w:t>effected</w:t>
      </w:r>
      <w:proofErr w:type="gramEnd"/>
      <w:r>
        <w:rPr>
          <w:color w:val="000000" w:themeColor="text1"/>
        </w:rPr>
        <w:t>.</w:t>
      </w:r>
    </w:p>
    <w:p w:rsidR="00704066" w:rsidRDefault="00704066" w:rsidP="00F5488D">
      <w:pPr>
        <w:pStyle w:val="ListParagraph"/>
        <w:numPr>
          <w:ilvl w:val="0"/>
          <w:numId w:val="33"/>
        </w:numPr>
        <w:rPr>
          <w:color w:val="000000" w:themeColor="text1"/>
        </w:rPr>
      </w:pPr>
      <w:r>
        <w:rPr>
          <w:color w:val="000000" w:themeColor="text1"/>
        </w:rPr>
        <w:t xml:space="preserve">In the project explorer, select the file </w:t>
      </w:r>
      <w:proofErr w:type="spellStart"/>
      <w:r>
        <w:rPr>
          <w:color w:val="000000" w:themeColor="text1"/>
        </w:rPr>
        <w:t>firRoutines.c</w:t>
      </w:r>
      <w:proofErr w:type="spellEnd"/>
      <w:r>
        <w:rPr>
          <w:color w:val="000000" w:themeColor="text1"/>
        </w:rPr>
        <w:t xml:space="preserve"> and right click. Open the properties dialogue window – see screen shot below</w:t>
      </w:r>
    </w:p>
    <w:p w:rsidR="00704066" w:rsidRDefault="00704066" w:rsidP="00F5488D">
      <w:pPr>
        <w:pStyle w:val="ListParagraph"/>
        <w:numPr>
          <w:ilvl w:val="0"/>
          <w:numId w:val="33"/>
        </w:numPr>
        <w:rPr>
          <w:color w:val="000000" w:themeColor="text1"/>
        </w:rPr>
      </w:pPr>
      <w:proofErr w:type="gramStart"/>
      <w:r>
        <w:rPr>
          <w:color w:val="000000" w:themeColor="text1"/>
        </w:rPr>
        <w:t>Select  build</w:t>
      </w:r>
      <w:proofErr w:type="gramEnd"/>
      <w:r>
        <w:rPr>
          <w:color w:val="000000" w:themeColor="text1"/>
        </w:rPr>
        <w:t>-&gt;optimization. In the dialogue window set optimization to 3</w:t>
      </w:r>
    </w:p>
    <w:p w:rsidR="00704066" w:rsidRDefault="00704066" w:rsidP="00F5488D">
      <w:pPr>
        <w:pStyle w:val="ListParagraph"/>
        <w:numPr>
          <w:ilvl w:val="0"/>
          <w:numId w:val="33"/>
        </w:numPr>
        <w:rPr>
          <w:color w:val="000000" w:themeColor="text1"/>
        </w:rPr>
      </w:pPr>
      <w:r>
        <w:rPr>
          <w:color w:val="000000" w:themeColor="text1"/>
        </w:rPr>
        <w:t>From the debug options dialogue select “suppress all symbolic debug generation” from the pull down menu</w:t>
      </w:r>
    </w:p>
    <w:p w:rsidR="00704066" w:rsidRPr="00704066" w:rsidRDefault="00704066" w:rsidP="00704066">
      <w:pPr>
        <w:ind w:left="360"/>
        <w:rPr>
          <w:color w:val="000000" w:themeColor="text1"/>
        </w:rPr>
      </w:pPr>
      <w:r w:rsidRPr="00704066">
        <w:rPr>
          <w:color w:val="000000" w:themeColor="text1"/>
        </w:rPr>
        <w:lastRenderedPageBreak/>
        <w:t xml:space="preserve"> </w:t>
      </w:r>
    </w:p>
    <w:p w:rsidR="00704066" w:rsidRPr="00704066" w:rsidRDefault="00704066" w:rsidP="00704066">
      <w:pPr>
        <w:ind w:left="360"/>
        <w:rPr>
          <w:color w:val="000000" w:themeColor="text1"/>
        </w:rPr>
      </w:pP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04066" w:rsidRDefault="00704066" w:rsidP="00F5488D">
      <w:pPr>
        <w:pStyle w:val="ListParagraph"/>
        <w:numPr>
          <w:ilvl w:val="0"/>
          <w:numId w:val="33"/>
        </w:numPr>
        <w:rPr>
          <w:color w:val="000000" w:themeColor="text1"/>
        </w:rPr>
      </w:pPr>
      <w:r>
        <w:rPr>
          <w:color w:val="000000" w:themeColor="text1"/>
        </w:rPr>
        <w:t>From the</w:t>
      </w:r>
      <w:r w:rsidR="00F010C1">
        <w:rPr>
          <w:color w:val="000000" w:themeColor="text1"/>
        </w:rPr>
        <w:t xml:space="preserve"> build -&gt;C6000 compiler -&gt; Advanced Debug select Assembly options and check “Keep the generated assembly language (.asm) file as seen in the screen shot below.</w:t>
      </w:r>
    </w:p>
    <w:p w:rsidR="00F010C1" w:rsidRDefault="00F010C1" w:rsidP="00F010C1">
      <w:pPr>
        <w:pStyle w:val="ListParagraph"/>
        <w:rPr>
          <w:color w:val="000000" w:themeColor="text1"/>
        </w:rPr>
      </w:pPr>
    </w:p>
    <w:p w:rsidR="00704066" w:rsidRPr="00F010C1" w:rsidRDefault="00704066" w:rsidP="00F010C1">
      <w:pPr>
        <w:ind w:left="360"/>
        <w:rPr>
          <w:color w:val="000000" w:themeColor="text1"/>
        </w:rPr>
      </w:pPr>
      <w:r>
        <w:rPr>
          <w:noProof/>
          <w:lang w:bidi="ar-SA"/>
        </w:rPr>
        <w:drawing>
          <wp:inline distT="0" distB="0" distL="0" distR="0">
            <wp:extent cx="5748328" cy="4486275"/>
            <wp:effectExtent l="19050" t="0" r="4772"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748348" cy="4486291"/>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F5488D">
      <w:pPr>
        <w:pStyle w:val="ListParagraph"/>
        <w:numPr>
          <w:ilvl w:val="0"/>
          <w:numId w:val="33"/>
        </w:numPr>
        <w:rPr>
          <w:color w:val="000000" w:themeColor="text1"/>
        </w:rPr>
      </w:pPr>
      <w:r>
        <w:rPr>
          <w:color w:val="000000" w:themeColor="text1"/>
        </w:rPr>
        <w:t>Click OK and rebuild the project. Load and run</w:t>
      </w:r>
    </w:p>
    <w:p w:rsidR="00F010C1" w:rsidRDefault="00F010C1" w:rsidP="00F5488D">
      <w:pPr>
        <w:pStyle w:val="Number"/>
        <w:numPr>
          <w:ilvl w:val="0"/>
          <w:numId w:val="33"/>
        </w:numPr>
      </w:pPr>
      <w:r>
        <w:t>A successful run should produce a console output as shown below. Record the cycles time:</w:t>
      </w:r>
    </w:p>
    <w:p w:rsidR="00F010C1" w:rsidRPr="00F010C1" w:rsidRDefault="00F010C1" w:rsidP="00F010C1">
      <w:pPr>
        <w:autoSpaceDE w:val="0"/>
        <w:autoSpaceDN w:val="0"/>
        <w:adjustRightInd w:val="0"/>
        <w:spacing w:after="0" w:line="240" w:lineRule="auto"/>
        <w:ind w:left="360"/>
        <w:rPr>
          <w:rFonts w:cstheme="minorHAnsi"/>
          <w:lang w:bidi="ar-SA"/>
        </w:rPr>
      </w:pPr>
      <w:proofErr w:type="gramStart"/>
      <w:r w:rsidRPr="00F010C1">
        <w:rPr>
          <w:rFonts w:cstheme="minorHAnsi"/>
          <w:color w:val="000000"/>
          <w:lang w:bidi="ar-SA"/>
        </w:rPr>
        <w:t>start</w:t>
      </w:r>
      <w:proofErr w:type="gramEnd"/>
      <w:r w:rsidRPr="00F010C1">
        <w:rPr>
          <w:rFonts w:cstheme="minorHAnsi"/>
          <w:color w:val="000000"/>
          <w:lang w:bidi="ar-SA"/>
        </w:rPr>
        <w:t xml:space="preserve">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r w:rsidRPr="00F010C1">
        <w:rPr>
          <w:rFonts w:cstheme="minorHAnsi"/>
          <w:color w:val="000000"/>
          <w:lang w:bidi="ar-SA"/>
        </w:rPr>
        <w:t xml:space="preserve"> </w:t>
      </w:r>
      <w:proofErr w:type="gramStart"/>
      <w:r w:rsidRPr="00F010C1">
        <w:rPr>
          <w:rFonts w:cstheme="minorHAnsi"/>
          <w:color w:val="000000"/>
          <w:lang w:bidi="ar-SA"/>
        </w:rPr>
        <w:t>finish</w:t>
      </w:r>
      <w:proofErr w:type="gramEnd"/>
      <w:r w:rsidRPr="00F010C1">
        <w:rPr>
          <w:rFonts w:cstheme="minorHAnsi"/>
          <w:color w:val="000000"/>
          <w:lang w:bidi="ar-SA"/>
        </w:rPr>
        <w:t xml:space="preserve">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proofErr w:type="gramStart"/>
      <w:r w:rsidRPr="00F010C1">
        <w:rPr>
          <w:rFonts w:cstheme="minorHAnsi"/>
          <w:color w:val="000000"/>
          <w:lang w:bidi="ar-SA"/>
        </w:rPr>
        <w:t>case</w:t>
      </w:r>
      <w:proofErr w:type="gramEnd"/>
      <w:r w:rsidRPr="00F010C1">
        <w:rPr>
          <w:rFonts w:cstheme="minorHAnsi"/>
          <w:color w:val="000000"/>
          <w:lang w:bidi="ar-SA"/>
        </w:rPr>
        <w:t xml:space="preserve"> 1 -&gt;  time consumed By core -&gt; 0 500579008.000000   </w:t>
      </w:r>
    </w:p>
    <w:p w:rsidR="00704066" w:rsidRDefault="00704066" w:rsidP="00F77798">
      <w:pPr>
        <w:rPr>
          <w:rFonts w:cstheme="minorHAnsi"/>
          <w:color w:val="000000" w:themeColor="text1"/>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optimized?  Only 15% improvements</w:t>
      </w:r>
    </w:p>
    <w:p w:rsidR="002B1D19" w:rsidRPr="00636947" w:rsidRDefault="002B1D19" w:rsidP="00872ECA">
      <w:pPr>
        <w:pStyle w:val="Hint"/>
      </w:pPr>
      <w:r>
        <w:t xml:space="preserve">Look at the assembly file firRoutines.asm in the debug directory and search for the function </w:t>
      </w:r>
      <w:proofErr w:type="spellStart"/>
      <w:r>
        <w:t>firRealFilter</w:t>
      </w:r>
      <w:proofErr w:type="spellEnd"/>
      <w:r>
        <w:t>.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2B1D19" w:rsidRDefault="002B1D19" w:rsidP="002B1D19">
      <w:pPr>
        <w:ind w:left="720"/>
        <w:rPr>
          <w:color w:val="000000" w:themeColor="text1"/>
        </w:rPr>
      </w:pPr>
    </w:p>
    <w:p w:rsidR="0076291C" w:rsidRDefault="0076291C" w:rsidP="0076291C">
      <w:pPr>
        <w:rPr>
          <w:color w:val="000000" w:themeColor="text1"/>
        </w:rPr>
      </w:pPr>
    </w:p>
    <w:p w:rsidR="0076291C" w:rsidRPr="00F8153C" w:rsidRDefault="0076291C" w:rsidP="0076291C">
      <w:pPr>
        <w:pStyle w:val="Heading3"/>
        <w:rPr>
          <w:color w:val="548DD4" w:themeColor="text2" w:themeTint="99"/>
        </w:rPr>
      </w:pPr>
      <w:bookmarkStart w:id="81" w:name="_Toc371079185"/>
      <w:r>
        <w:rPr>
          <w:color w:val="548DD4" w:themeColor="text2" w:themeTint="99"/>
        </w:rPr>
        <w:t>Task 6</w:t>
      </w:r>
      <w:r w:rsidRPr="00F8153C">
        <w:rPr>
          <w:color w:val="548DD4" w:themeColor="text2" w:themeTint="99"/>
        </w:rPr>
        <w:t xml:space="preserve">: </w:t>
      </w:r>
      <w:r w:rsidR="00E328F5">
        <w:rPr>
          <w:color w:val="548DD4" w:themeColor="text2" w:themeTint="99"/>
        </w:rPr>
        <w:t xml:space="preserve">Optimize </w:t>
      </w:r>
      <w:r>
        <w:rPr>
          <w:color w:val="548DD4" w:themeColor="text2" w:themeTint="99"/>
        </w:rPr>
        <w:t>Software Pipeline</w:t>
      </w:r>
      <w:bookmarkEnd w:id="81"/>
    </w:p>
    <w:p w:rsidR="0076291C" w:rsidRDefault="0076291C" w:rsidP="0076291C">
      <w:pPr>
        <w:ind w:left="720"/>
        <w:rPr>
          <w:rFonts w:cstheme="minorHAnsi"/>
          <w:color w:val="000000"/>
          <w:lang w:bidi="ar-SA"/>
        </w:rPr>
      </w:pPr>
      <w:r>
        <w:rPr>
          <w:color w:val="000000" w:themeColor="text1"/>
        </w:rPr>
        <w:t xml:space="preserve">The reason why fir filter loop is not qualified for software pipeline is because it </w:t>
      </w:r>
      <w:r w:rsidRPr="0076291C">
        <w:rPr>
          <w:rFonts w:cstheme="minorHAnsi"/>
          <w:color w:val="000000" w:themeColor="text1"/>
        </w:rPr>
        <w:t xml:space="preserve">calls </w:t>
      </w:r>
      <w:proofErr w:type="spellStart"/>
      <w:r w:rsidRPr="0076291C">
        <w:rPr>
          <w:rFonts w:cstheme="minorHAnsi"/>
          <w:color w:val="000000"/>
          <w:lang w:bidi="ar-SA"/>
        </w:rPr>
        <w:t>myMultiply</w:t>
      </w:r>
      <w:proofErr w:type="spellEnd"/>
      <w:r w:rsidRPr="0076291C">
        <w:rPr>
          <w:rFonts w:cstheme="minorHAnsi"/>
          <w:color w:val="000000"/>
          <w:lang w:bidi="ar-SA"/>
        </w:rPr>
        <w:t xml:space="preserve">. Next step is </w:t>
      </w:r>
      <w:r>
        <w:rPr>
          <w:rFonts w:cstheme="minorHAnsi"/>
          <w:color w:val="000000"/>
          <w:lang w:bidi="ar-SA"/>
        </w:rPr>
        <w:t xml:space="preserve">to inline this function. </w:t>
      </w:r>
      <w:proofErr w:type="spellStart"/>
      <w:proofErr w:type="gramStart"/>
      <w:r>
        <w:rPr>
          <w:rFonts w:cstheme="minorHAnsi"/>
          <w:color w:val="000000"/>
          <w:lang w:bidi="ar-SA"/>
        </w:rPr>
        <w:t>myMultiply</w:t>
      </w:r>
      <w:proofErr w:type="spellEnd"/>
      <w:proofErr w:type="gramEnd"/>
      <w:r>
        <w:rPr>
          <w:rFonts w:cstheme="minorHAnsi"/>
          <w:color w:val="000000"/>
          <w:lang w:bidi="ar-SA"/>
        </w:rPr>
        <w:t xml:space="preserve"> is an artificial function (no one will develop this function in real code) so it is easy to “inline” it. Look at the definition of </w:t>
      </w:r>
      <w:proofErr w:type="spellStart"/>
      <w:r>
        <w:rPr>
          <w:rFonts w:cstheme="minorHAnsi"/>
          <w:color w:val="000000"/>
          <w:lang w:bidi="ar-SA"/>
        </w:rPr>
        <w:t>myMultiply</w:t>
      </w:r>
      <w:proofErr w:type="spellEnd"/>
      <w:r>
        <w:rPr>
          <w:rFonts w:cstheme="minorHAnsi"/>
          <w:color w:val="000000"/>
          <w:lang w:bidi="ar-SA"/>
        </w:rPr>
        <w:t xml:space="preserve"> in the utilities.c file and inline it.</w:t>
      </w:r>
    </w:p>
    <w:p w:rsidR="0076291C" w:rsidRDefault="0076291C" w:rsidP="00F5488D">
      <w:pPr>
        <w:pStyle w:val="ListParagraph"/>
        <w:numPr>
          <w:ilvl w:val="0"/>
          <w:numId w:val="34"/>
        </w:numPr>
        <w:rPr>
          <w:rFonts w:cstheme="minorHAnsi"/>
          <w:color w:val="000000" w:themeColor="text1"/>
        </w:rPr>
      </w:pPr>
      <w:r w:rsidRPr="00E328F5">
        <w:rPr>
          <w:color w:val="000000" w:themeColor="text1"/>
        </w:rPr>
        <w:t xml:space="preserve">Change the function </w:t>
      </w:r>
      <w:proofErr w:type="spellStart"/>
      <w:r w:rsidR="00E328F5" w:rsidRPr="00E328F5">
        <w:rPr>
          <w:rFonts w:cstheme="minorHAnsi"/>
          <w:bCs/>
          <w:color w:val="000000"/>
          <w:lang w:bidi="ar-SA"/>
        </w:rPr>
        <w:t>firRealFilter</w:t>
      </w:r>
      <w:proofErr w:type="spellEnd"/>
      <w:r w:rsidRPr="00E328F5">
        <w:rPr>
          <w:rFonts w:cstheme="minorHAnsi"/>
          <w:color w:val="000000" w:themeColor="text1"/>
        </w:rPr>
        <w:t xml:space="preserve"> </w:t>
      </w:r>
      <w:r w:rsidR="00E328F5" w:rsidRPr="00E328F5">
        <w:rPr>
          <w:rFonts w:cstheme="minorHAnsi"/>
          <w:color w:val="000000" w:themeColor="text1"/>
        </w:rPr>
        <w:t xml:space="preserve">by inline </w:t>
      </w:r>
      <w:proofErr w:type="spellStart"/>
      <w:r w:rsidR="00E328F5" w:rsidRPr="00E328F5">
        <w:rPr>
          <w:rFonts w:cstheme="minorHAnsi"/>
          <w:color w:val="000000" w:themeColor="text1"/>
        </w:rPr>
        <w:t>myMultiply</w:t>
      </w:r>
      <w:proofErr w:type="spellEnd"/>
      <w:r w:rsidR="00E328F5" w:rsidRPr="00E328F5">
        <w:rPr>
          <w:rFonts w:cstheme="minorHAnsi"/>
          <w:color w:val="000000" w:themeColor="text1"/>
        </w:rPr>
        <w:t xml:space="preserve"> function</w:t>
      </w:r>
    </w:p>
    <w:p w:rsidR="00E328F5" w:rsidRPr="00E328F5" w:rsidRDefault="00E328F5" w:rsidP="00F5488D">
      <w:pPr>
        <w:pStyle w:val="ListParagraph"/>
        <w:numPr>
          <w:ilvl w:val="0"/>
          <w:numId w:val="34"/>
        </w:numPr>
        <w:rPr>
          <w:rFonts w:cstheme="minorHAnsi"/>
          <w:color w:val="000000" w:themeColor="text1"/>
        </w:rPr>
      </w:pPr>
      <w:r>
        <w:rPr>
          <w:color w:val="000000" w:themeColor="text1"/>
        </w:rPr>
        <w:t>Save and build the project. Load and run</w:t>
      </w:r>
    </w:p>
    <w:p w:rsidR="00E328F5" w:rsidRPr="009B0A9F" w:rsidRDefault="00E328F5" w:rsidP="00F5488D">
      <w:pPr>
        <w:pStyle w:val="ListParagraph"/>
        <w:numPr>
          <w:ilvl w:val="0"/>
          <w:numId w:val="34"/>
        </w:numPr>
        <w:rPr>
          <w:rFonts w:cstheme="minorHAnsi"/>
          <w:color w:val="000000" w:themeColor="text1"/>
        </w:rPr>
      </w:pPr>
      <w:r>
        <w:rPr>
          <w:color w:val="000000" w:themeColor="text1"/>
        </w:rPr>
        <w:t xml:space="preserve">A successful run should produce a </w:t>
      </w:r>
      <w:proofErr w:type="spellStart"/>
      <w:r>
        <w:rPr>
          <w:color w:val="000000" w:themeColor="text1"/>
        </w:rPr>
        <w:t>cosole</w:t>
      </w:r>
      <w:proofErr w:type="spellEnd"/>
      <w:r>
        <w:rPr>
          <w:color w:val="000000" w:themeColor="text1"/>
        </w:rPr>
        <w:t xml:space="preserve"> output as shown below. Record the cycle time:</w:t>
      </w:r>
    </w:p>
    <w:p w:rsidR="009B0A9F" w:rsidRPr="009B0A9F" w:rsidRDefault="009B0A9F" w:rsidP="009B0A9F">
      <w:pPr>
        <w:autoSpaceDE w:val="0"/>
        <w:autoSpaceDN w:val="0"/>
        <w:adjustRightInd w:val="0"/>
        <w:spacing w:after="0" w:line="240" w:lineRule="auto"/>
        <w:rPr>
          <w:rFonts w:cstheme="minorHAnsi"/>
          <w:lang w:bidi="ar-SA"/>
        </w:rPr>
      </w:pPr>
      <w:proofErr w:type="gramStart"/>
      <w:r w:rsidRPr="009B0A9F">
        <w:rPr>
          <w:rFonts w:cstheme="minorHAnsi"/>
          <w:color w:val="000000"/>
          <w:lang w:bidi="ar-SA"/>
        </w:rPr>
        <w:t>start</w:t>
      </w:r>
      <w:proofErr w:type="gramEnd"/>
      <w:r w:rsidRPr="009B0A9F">
        <w:rPr>
          <w:rFonts w:cstheme="minorHAnsi"/>
          <w:color w:val="000000"/>
          <w:lang w:bidi="ar-SA"/>
        </w:rPr>
        <w:t xml:space="preserve"> generating input data  </w:t>
      </w:r>
    </w:p>
    <w:p w:rsidR="009B0A9F" w:rsidRPr="009B0A9F" w:rsidRDefault="009B0A9F" w:rsidP="009B0A9F">
      <w:pPr>
        <w:autoSpaceDE w:val="0"/>
        <w:autoSpaceDN w:val="0"/>
        <w:adjustRightInd w:val="0"/>
        <w:spacing w:after="0" w:line="240" w:lineRule="auto"/>
        <w:rPr>
          <w:rFonts w:cstheme="minorHAnsi"/>
          <w:lang w:bidi="ar-SA"/>
        </w:rPr>
      </w:pPr>
      <w:r w:rsidRPr="009B0A9F">
        <w:rPr>
          <w:rFonts w:cstheme="minorHAnsi"/>
          <w:color w:val="000000"/>
          <w:lang w:bidi="ar-SA"/>
        </w:rPr>
        <w:t xml:space="preserve"> </w:t>
      </w:r>
      <w:proofErr w:type="gramStart"/>
      <w:r w:rsidRPr="009B0A9F">
        <w:rPr>
          <w:rFonts w:cstheme="minorHAnsi"/>
          <w:color w:val="000000"/>
          <w:lang w:bidi="ar-SA"/>
        </w:rPr>
        <w:t>finish</w:t>
      </w:r>
      <w:proofErr w:type="gramEnd"/>
      <w:r w:rsidRPr="009B0A9F">
        <w:rPr>
          <w:rFonts w:cstheme="minorHAnsi"/>
          <w:color w:val="000000"/>
          <w:lang w:bidi="ar-SA"/>
        </w:rPr>
        <w:t xml:space="preserve"> generating input data  </w:t>
      </w:r>
    </w:p>
    <w:p w:rsidR="009B0A9F" w:rsidRPr="009B0A9F" w:rsidRDefault="009B0A9F" w:rsidP="009B0A9F">
      <w:pPr>
        <w:rPr>
          <w:rFonts w:cstheme="minorHAnsi"/>
          <w:color w:val="000000" w:themeColor="text1"/>
        </w:rPr>
      </w:pPr>
      <w:proofErr w:type="gramStart"/>
      <w:r w:rsidRPr="009B0A9F">
        <w:rPr>
          <w:rFonts w:cstheme="minorHAnsi"/>
          <w:color w:val="000000"/>
          <w:lang w:bidi="ar-SA"/>
        </w:rPr>
        <w:t>case</w:t>
      </w:r>
      <w:proofErr w:type="gramEnd"/>
      <w:r w:rsidRPr="009B0A9F">
        <w:rPr>
          <w:rFonts w:cstheme="minorHAnsi"/>
          <w:color w:val="000000"/>
          <w:lang w:bidi="ar-SA"/>
        </w:rPr>
        <w:t xml:space="preserve"> 1 -&gt;  time consumed By core -&gt; 0 273086080.000000</w:t>
      </w:r>
    </w:p>
    <w:p w:rsidR="009B0A9F" w:rsidRPr="009B0A9F" w:rsidRDefault="009B0A9F" w:rsidP="00F5488D">
      <w:pPr>
        <w:pStyle w:val="ListParagraph"/>
        <w:numPr>
          <w:ilvl w:val="0"/>
          <w:numId w:val="34"/>
        </w:numPr>
        <w:rPr>
          <w:rFonts w:cstheme="minorHAnsi"/>
          <w:color w:val="000000" w:themeColor="text1"/>
        </w:rPr>
      </w:pPr>
      <w:r>
        <w:rPr>
          <w:color w:val="000000" w:themeColor="text1"/>
        </w:rPr>
        <w:t>Next step is telling the compiler what is the minimum times that each loop will be executed. The filter size in this program is 8. Assume that the filter size will always be more than 4 and divided by 4, so adding a pragma</w:t>
      </w:r>
      <w:r w:rsidRPr="009B0A9F">
        <w:rPr>
          <w:color w:val="000000" w:themeColor="text1"/>
        </w:rPr>
        <w:t>(</w:t>
      </w:r>
      <w:r w:rsidRPr="009B0A9F">
        <w:rPr>
          <w:rFonts w:cstheme="minorHAnsi"/>
          <w:color w:val="000000" w:themeColor="text1"/>
        </w:rPr>
        <w:t xml:space="preserve">  </w:t>
      </w:r>
      <w:r w:rsidRPr="009B0A9F">
        <w:rPr>
          <w:rFonts w:cstheme="minorHAnsi"/>
          <w:b/>
          <w:bCs/>
          <w:color w:val="7F0055"/>
          <w:lang w:bidi="ar-SA"/>
        </w:rPr>
        <w:t>#pragma</w:t>
      </w:r>
      <w:r>
        <w:rPr>
          <w:rFonts w:cstheme="minorHAnsi"/>
          <w:color w:val="000000"/>
          <w:lang w:bidi="ar-SA"/>
        </w:rPr>
        <w:t xml:space="preserve"> MUST_ITERATE(4</w:t>
      </w:r>
      <w:r w:rsidRPr="009B0A9F">
        <w:rPr>
          <w:rFonts w:cstheme="minorHAnsi"/>
          <w:color w:val="000000"/>
          <w:lang w:bidi="ar-SA"/>
        </w:rPr>
        <w:t>,,4);</w:t>
      </w:r>
      <w:r>
        <w:rPr>
          <w:rFonts w:cstheme="minorHAnsi"/>
          <w:color w:val="000000"/>
          <w:lang w:bidi="ar-SA"/>
        </w:rPr>
        <w:t xml:space="preserve"> ) will tell the compiler that the inner loop must be performed at least 4 times and the number of iterations is divided by 4</w:t>
      </w:r>
    </w:p>
    <w:p w:rsidR="009B0A9F" w:rsidRPr="00DF13B3" w:rsidRDefault="009B0A9F" w:rsidP="00F5488D">
      <w:pPr>
        <w:pStyle w:val="ListParagraph"/>
        <w:numPr>
          <w:ilvl w:val="0"/>
          <w:numId w:val="34"/>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xml:space="preserve">. However, if you look carefully, you will notice that the number of output results is 16K – filter size + 1, so this is an odd number. You can tell the compiler that the number of elements is more than 64. In that </w:t>
      </w:r>
      <w:r w:rsidR="00DF13B3">
        <w:rPr>
          <w:rFonts w:cstheme="minorHAnsi"/>
          <w:color w:val="000000"/>
          <w:lang w:bidi="ar-SA"/>
        </w:rPr>
        <w:lastRenderedPageBreak/>
        <w:t>case use something like (</w:t>
      </w:r>
      <w:r w:rsidR="00DF13B3" w:rsidRPr="009B0A9F">
        <w:rPr>
          <w:rFonts w:cstheme="minorHAnsi"/>
          <w:b/>
          <w:bCs/>
          <w:color w:val="7F0055"/>
          <w:lang w:bidi="ar-SA"/>
        </w:rPr>
        <w:t>#pragma</w:t>
      </w:r>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#pragma</w:t>
      </w:r>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p>
    <w:p w:rsidR="00872ECA" w:rsidRPr="00872ECA" w:rsidRDefault="00DF13B3" w:rsidP="00F5488D">
      <w:pPr>
        <w:pStyle w:val="ListParagraph"/>
        <w:numPr>
          <w:ilvl w:val="0"/>
          <w:numId w:val="34"/>
        </w:numPr>
        <w:rPr>
          <w:rFonts w:cstheme="minorHAnsi"/>
          <w:color w:val="000000" w:themeColor="text1"/>
        </w:rPr>
      </w:pPr>
      <w:r w:rsidRPr="00872ECA">
        <w:rPr>
          <w:rFonts w:cstheme="minorHAnsi"/>
          <w:color w:val="000000"/>
          <w:lang w:bidi="ar-SA"/>
        </w:rPr>
        <w:t xml:space="preserve">Add the two pragma directives before the two loops (internal and external) in the function save and build. </w:t>
      </w:r>
    </w:p>
    <w:p w:rsidR="00DF13B3" w:rsidRPr="00872ECA" w:rsidRDefault="00DF13B3" w:rsidP="00F5488D">
      <w:pPr>
        <w:pStyle w:val="ListParagraph"/>
        <w:numPr>
          <w:ilvl w:val="0"/>
          <w:numId w:val="34"/>
        </w:numPr>
        <w:rPr>
          <w:rFonts w:cstheme="minorHAnsi"/>
          <w:color w:val="000000" w:themeColor="text1"/>
        </w:rPr>
      </w:pPr>
      <w:r w:rsidRPr="00872ECA">
        <w:rPr>
          <w:rFonts w:cstheme="minorHAnsi"/>
          <w:color w:val="000000"/>
          <w:lang w:bidi="ar-SA"/>
        </w:rPr>
        <w:t xml:space="preserve">If the external loop is </w:t>
      </w:r>
      <w:r w:rsidRPr="00872ECA">
        <w:rPr>
          <w:rFonts w:cstheme="minorHAnsi"/>
          <w:b/>
          <w:bCs/>
          <w:color w:val="7F0055"/>
          <w:lang w:bidi="ar-SA"/>
        </w:rPr>
        <w:t>pragma</w:t>
      </w:r>
      <w:r w:rsidRPr="00872ECA">
        <w:rPr>
          <w:rFonts w:cstheme="minorHAnsi"/>
          <w:color w:val="000000"/>
          <w:lang w:bidi="ar-SA"/>
        </w:rPr>
        <w:t xml:space="preserve"> MUST_ITERATE(64,,1)</w:t>
      </w:r>
    </w:p>
    <w:p w:rsidR="00DF13B3" w:rsidRPr="00DF13B3" w:rsidRDefault="00DF13B3" w:rsidP="00DF13B3">
      <w:pPr>
        <w:autoSpaceDE w:val="0"/>
        <w:autoSpaceDN w:val="0"/>
        <w:adjustRightInd w:val="0"/>
        <w:spacing w:after="0" w:line="240" w:lineRule="auto"/>
        <w:rPr>
          <w:rFonts w:cstheme="minorHAnsi"/>
          <w:lang w:bidi="ar-SA"/>
        </w:rPr>
      </w:pPr>
      <w:proofErr w:type="gramStart"/>
      <w:r w:rsidRPr="00DF13B3">
        <w:rPr>
          <w:rFonts w:cstheme="minorHAnsi"/>
          <w:color w:val="000000"/>
          <w:lang w:bidi="ar-SA"/>
        </w:rPr>
        <w:t>start</w:t>
      </w:r>
      <w:proofErr w:type="gramEnd"/>
      <w:r w:rsidRPr="00DF13B3">
        <w:rPr>
          <w:rFonts w:cstheme="minorHAnsi"/>
          <w:color w:val="000000"/>
          <w:lang w:bidi="ar-SA"/>
        </w:rPr>
        <w:t xml:space="preserve">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w:t>
      </w:r>
      <w:proofErr w:type="gramStart"/>
      <w:r w:rsidRPr="00DF13B3">
        <w:rPr>
          <w:rFonts w:cstheme="minorHAnsi"/>
          <w:color w:val="000000"/>
          <w:lang w:bidi="ar-SA"/>
        </w:rPr>
        <w:t>finish</w:t>
      </w:r>
      <w:proofErr w:type="gramEnd"/>
      <w:r w:rsidRPr="00DF13B3">
        <w:rPr>
          <w:rFonts w:cstheme="minorHAnsi"/>
          <w:color w:val="000000"/>
          <w:lang w:bidi="ar-SA"/>
        </w:rPr>
        <w:t xml:space="preserve"> generating input data  </w:t>
      </w:r>
    </w:p>
    <w:p w:rsidR="00DF13B3" w:rsidRPr="00DF13B3" w:rsidRDefault="00DF13B3" w:rsidP="00DF13B3">
      <w:pPr>
        <w:rPr>
          <w:rFonts w:cstheme="minorHAnsi"/>
          <w:color w:val="000000" w:themeColor="text1"/>
        </w:rPr>
      </w:pPr>
      <w:proofErr w:type="gramStart"/>
      <w:r w:rsidRPr="00DF13B3">
        <w:rPr>
          <w:rFonts w:cstheme="minorHAnsi"/>
          <w:color w:val="000000"/>
          <w:lang w:bidi="ar-SA"/>
        </w:rPr>
        <w:t>case</w:t>
      </w:r>
      <w:proofErr w:type="gramEnd"/>
      <w:r w:rsidRPr="00DF13B3">
        <w:rPr>
          <w:rFonts w:cstheme="minorHAnsi"/>
          <w:color w:val="000000"/>
          <w:lang w:bidi="ar-SA"/>
        </w:rPr>
        <w:t xml:space="preserv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F5488D">
      <w:pPr>
        <w:pStyle w:val="ListParagraph"/>
        <w:numPr>
          <w:ilvl w:val="0"/>
          <w:numId w:val="34"/>
        </w:numPr>
        <w:rPr>
          <w:rFonts w:cstheme="minorHAnsi"/>
          <w:color w:val="000000" w:themeColor="text1"/>
        </w:rPr>
      </w:pPr>
      <w:r>
        <w:rPr>
          <w:rFonts w:cstheme="minorHAnsi"/>
          <w:color w:val="000000"/>
          <w:lang w:bidi="ar-SA"/>
        </w:rPr>
        <w:t xml:space="preserve">If the external loop is </w:t>
      </w:r>
      <w:r w:rsidRPr="009B0A9F">
        <w:rPr>
          <w:rFonts w:cstheme="minorHAnsi"/>
          <w:b/>
          <w:bCs/>
          <w:color w:val="7F0055"/>
          <w:lang w:bidi="ar-SA"/>
        </w:rPr>
        <w:t>pragma</w:t>
      </w:r>
      <w:r>
        <w:rPr>
          <w:rFonts w:cstheme="minorHAnsi"/>
          <w:color w:val="000000"/>
          <w:lang w:bidi="ar-SA"/>
        </w:rPr>
        <w:t xml:space="preserve"> MUST_ITERATE(64,,2</w:t>
      </w:r>
      <w:r w:rsidRPr="009B0A9F">
        <w:rPr>
          <w:rFonts w:cstheme="minorHAnsi"/>
          <w:color w:val="000000"/>
          <w:lang w:bidi="ar-SA"/>
        </w:rPr>
        <w:t>);</w:t>
      </w:r>
    </w:p>
    <w:p w:rsidR="00DF13B3" w:rsidRPr="00DF13B3" w:rsidRDefault="00DF13B3" w:rsidP="00DF13B3">
      <w:pPr>
        <w:pStyle w:val="ListParagraph"/>
        <w:rPr>
          <w:rFonts w:cstheme="minorHAnsi"/>
          <w:color w:val="000000" w:themeColor="text1"/>
        </w:rPr>
      </w:pPr>
    </w:p>
    <w:p w:rsidR="00DF13B3" w:rsidRPr="00DF13B3" w:rsidRDefault="00DF13B3" w:rsidP="00DF13B3">
      <w:pPr>
        <w:autoSpaceDE w:val="0"/>
        <w:autoSpaceDN w:val="0"/>
        <w:adjustRightInd w:val="0"/>
        <w:spacing w:after="0" w:line="240" w:lineRule="auto"/>
        <w:rPr>
          <w:rFonts w:cstheme="minorHAnsi"/>
          <w:lang w:bidi="ar-SA"/>
        </w:rPr>
      </w:pPr>
      <w:proofErr w:type="gramStart"/>
      <w:r w:rsidRPr="00DF13B3">
        <w:rPr>
          <w:rFonts w:cstheme="minorHAnsi"/>
          <w:color w:val="000000"/>
          <w:lang w:bidi="ar-SA"/>
        </w:rPr>
        <w:t>start</w:t>
      </w:r>
      <w:proofErr w:type="gramEnd"/>
      <w:r w:rsidRPr="00DF13B3">
        <w:rPr>
          <w:rFonts w:cstheme="minorHAnsi"/>
          <w:color w:val="000000"/>
          <w:lang w:bidi="ar-SA"/>
        </w:rPr>
        <w:t xml:space="preserve">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w:t>
      </w:r>
      <w:proofErr w:type="gramStart"/>
      <w:r w:rsidRPr="00DF13B3">
        <w:rPr>
          <w:rFonts w:cstheme="minorHAnsi"/>
          <w:color w:val="000000"/>
          <w:lang w:bidi="ar-SA"/>
        </w:rPr>
        <w:t>finish</w:t>
      </w:r>
      <w:proofErr w:type="gramEnd"/>
      <w:r w:rsidRPr="00DF13B3">
        <w:rPr>
          <w:rFonts w:cstheme="minorHAnsi"/>
          <w:color w:val="000000"/>
          <w:lang w:bidi="ar-SA"/>
        </w:rPr>
        <w:t xml:space="preserve"> generating input data  </w:t>
      </w:r>
    </w:p>
    <w:p w:rsidR="00DF13B3" w:rsidRPr="00DF13B3" w:rsidRDefault="00DF13B3" w:rsidP="00DF13B3">
      <w:pPr>
        <w:rPr>
          <w:rFonts w:cstheme="minorHAnsi"/>
          <w:color w:val="000000" w:themeColor="text1"/>
        </w:rPr>
      </w:pPr>
      <w:proofErr w:type="gramStart"/>
      <w:r w:rsidRPr="00DF13B3">
        <w:rPr>
          <w:rFonts w:cstheme="minorHAnsi"/>
          <w:color w:val="000000"/>
          <w:lang w:bidi="ar-SA"/>
        </w:rPr>
        <w:t>case</w:t>
      </w:r>
      <w:proofErr w:type="gramEnd"/>
      <w:r w:rsidRPr="00DF13B3">
        <w:rPr>
          <w:rFonts w:cstheme="minorHAnsi"/>
          <w:color w:val="000000"/>
          <w:lang w:bidi="ar-SA"/>
        </w:rPr>
        <w:t xml:space="preserve"> 1 -&gt;  time consumed By core -&gt; 0 221306848.000000</w:t>
      </w:r>
    </w:p>
    <w:p w:rsidR="00DF13B3" w:rsidRPr="00DF13B3" w:rsidRDefault="00DF13B3" w:rsidP="00DF13B3">
      <w:pPr>
        <w:rPr>
          <w:rFonts w:cstheme="minorHAnsi"/>
          <w:color w:val="000000" w:themeColor="text1"/>
        </w:rPr>
      </w:pPr>
    </w:p>
    <w:p w:rsidR="00DF13B3" w:rsidRDefault="00E328F5" w:rsidP="00DF13B3">
      <w:pPr>
        <w:pStyle w:val="Fill-InNoNumber"/>
        <w:ind w:left="720" w:firstLine="0"/>
        <w:rPr>
          <w:b/>
        </w:rPr>
      </w:pPr>
      <w:r w:rsidRPr="00E328F5">
        <w:rPr>
          <w:rFonts w:asciiTheme="minorHAnsi" w:hAnsiTheme="minorHAnsi" w:cstheme="minorHAnsi"/>
          <w:color w:val="000000"/>
          <w:szCs w:val="22"/>
        </w:rPr>
        <w:t xml:space="preserve">  </w:t>
      </w:r>
      <w:r w:rsidR="00DF13B3">
        <w:rPr>
          <w:b/>
        </w:rPr>
        <w:t>QUESTION</w:t>
      </w:r>
      <w:r w:rsidR="00DF13B3" w:rsidRPr="006A75DF">
        <w:rPr>
          <w:b/>
        </w:rPr>
        <w:t>:</w:t>
      </w:r>
      <w:r w:rsidR="00DF13B3">
        <w:rPr>
          <w:b/>
        </w:rPr>
        <w:t xml:space="preserve"> To summarize the code optimization section, fill the following table </w:t>
      </w:r>
    </w:p>
    <w:p w:rsidR="00F166AD" w:rsidRPr="00F166AD" w:rsidRDefault="00F166AD" w:rsidP="00F166AD">
      <w:pPr>
        <w:rPr>
          <w:lang w:bidi="ar-SA"/>
        </w:rPr>
      </w:pPr>
    </w:p>
    <w:tbl>
      <w:tblPr>
        <w:tblStyle w:val="TableGrid"/>
        <w:tblW w:w="0" w:type="auto"/>
        <w:tblLook w:val="04A0"/>
      </w:tblPr>
      <w:tblGrid>
        <w:gridCol w:w="3192"/>
        <w:gridCol w:w="3192"/>
        <w:gridCol w:w="3192"/>
      </w:tblGrid>
      <w:tr w:rsidR="00DF13B3" w:rsidTr="00DF13B3">
        <w:tc>
          <w:tcPr>
            <w:tcW w:w="3192" w:type="dxa"/>
          </w:tcPr>
          <w:p w:rsidR="00DF13B3" w:rsidRDefault="002C5C6B" w:rsidP="00DF13B3">
            <w:pPr>
              <w:rPr>
                <w:lang w:bidi="ar-SA"/>
              </w:rPr>
            </w:pPr>
            <w:r>
              <w:rPr>
                <w:lang w:bidi="ar-SA"/>
              </w:rPr>
              <w:t>Optimization Technique</w:t>
            </w:r>
          </w:p>
        </w:tc>
        <w:tc>
          <w:tcPr>
            <w:tcW w:w="3192" w:type="dxa"/>
          </w:tcPr>
          <w:p w:rsidR="00DF13B3" w:rsidRDefault="002C5C6B" w:rsidP="00DF13B3">
            <w:pPr>
              <w:rPr>
                <w:lang w:bidi="ar-SA"/>
              </w:rPr>
            </w:pPr>
            <w:r>
              <w:rPr>
                <w:lang w:bidi="ar-SA"/>
              </w:rPr>
              <w:t>Cycles</w:t>
            </w:r>
          </w:p>
        </w:tc>
        <w:tc>
          <w:tcPr>
            <w:tcW w:w="3192" w:type="dxa"/>
          </w:tcPr>
          <w:p w:rsidR="00DF13B3" w:rsidRDefault="002C5C6B" w:rsidP="00DF13B3">
            <w:pPr>
              <w:rPr>
                <w:lang w:bidi="ar-SA"/>
              </w:rPr>
            </w:pPr>
            <w:r>
              <w:rPr>
                <w:lang w:bidi="ar-SA"/>
              </w:rPr>
              <w:t>Improvements compare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Adding pragma must iterate</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2C5C6B" w:rsidTr="002C5C6B">
        <w:trPr>
          <w:trHeight w:val="323"/>
        </w:trPr>
        <w:tc>
          <w:tcPr>
            <w:tcW w:w="3192" w:type="dxa"/>
          </w:tcPr>
          <w:p w:rsidR="002C5C6B" w:rsidRDefault="002C5C6B" w:rsidP="00DF13B3">
            <w:pPr>
              <w:rPr>
                <w:lang w:bidi="ar-SA"/>
              </w:rPr>
            </w:pPr>
          </w:p>
        </w:tc>
        <w:tc>
          <w:tcPr>
            <w:tcW w:w="3192" w:type="dxa"/>
          </w:tcPr>
          <w:p w:rsidR="002C5C6B" w:rsidRDefault="002C5C6B" w:rsidP="00DF13B3">
            <w:pPr>
              <w:rPr>
                <w:lang w:bidi="ar-SA"/>
              </w:rPr>
            </w:pPr>
          </w:p>
        </w:tc>
        <w:tc>
          <w:tcPr>
            <w:tcW w:w="3192" w:type="dxa"/>
          </w:tcPr>
          <w:p w:rsidR="002C5C6B" w:rsidRDefault="002C5C6B"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F166AD" w:rsidRPr="00F8153C" w:rsidRDefault="00F166AD" w:rsidP="00F166AD">
      <w:pPr>
        <w:pStyle w:val="Heading3"/>
        <w:rPr>
          <w:color w:val="548DD4" w:themeColor="text2" w:themeTint="99"/>
        </w:rPr>
      </w:pPr>
      <w:bookmarkStart w:id="82" w:name="_Toc371079186"/>
      <w:r>
        <w:rPr>
          <w:color w:val="548DD4" w:themeColor="text2" w:themeTint="99"/>
        </w:rPr>
        <w:t>Task 7</w:t>
      </w:r>
      <w:r w:rsidRPr="00F8153C">
        <w:rPr>
          <w:color w:val="548DD4" w:themeColor="text2" w:themeTint="99"/>
        </w:rPr>
        <w:t xml:space="preserve">: </w:t>
      </w:r>
      <w:r>
        <w:rPr>
          <w:color w:val="548DD4" w:themeColor="text2" w:themeTint="99"/>
        </w:rPr>
        <w:t>Enable the cache</w:t>
      </w:r>
      <w:bookmarkEnd w:id="82"/>
    </w:p>
    <w:p w:rsidR="00E328F5" w:rsidRDefault="00F166AD" w:rsidP="00F166AD">
      <w:pPr>
        <w:rPr>
          <w:color w:val="000000" w:themeColor="text1"/>
        </w:rPr>
      </w:pPr>
      <w:r>
        <w:rPr>
          <w:color w:val="000000" w:themeColor="text1"/>
        </w:rPr>
        <w:t xml:space="preserve">Enabling the cache is done in CASE 2.  Un-comment the line #define CASE_2 above the </w:t>
      </w:r>
      <w:proofErr w:type="gramStart"/>
      <w:r>
        <w:rPr>
          <w:color w:val="000000" w:themeColor="text1"/>
        </w:rPr>
        <w:t>main(</w:t>
      </w:r>
      <w:proofErr w:type="gramEnd"/>
      <w:r>
        <w:rPr>
          <w:color w:val="000000" w:themeColor="text1"/>
        </w:rPr>
        <w:t xml:space="preserve">) in firMain.c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 xml:space="preserve">What instruction(s) enable the </w:t>
      </w:r>
      <w:proofErr w:type="gramStart"/>
      <w:r>
        <w:t>cache</w:t>
      </w:r>
      <w:proofErr w:type="gramEnd"/>
    </w:p>
    <w:p w:rsidR="00F166AD" w:rsidRPr="00872ECA" w:rsidRDefault="00F166AD" w:rsidP="00872ECA">
      <w:pPr>
        <w:pStyle w:val="Hint"/>
      </w:pPr>
      <w:r w:rsidRPr="00872ECA">
        <w:lastRenderedPageBreak/>
        <w:t>The function    CACHE_enableCaching ((</w:t>
      </w:r>
      <w:r w:rsidRPr="00872ECA">
        <w:rPr>
          <w:color w:val="005032"/>
        </w:rPr>
        <w:t>Uint8</w:t>
      </w:r>
      <w:r w:rsidRPr="00872ECA">
        <w:t>) 128)    ;</w:t>
      </w:r>
      <w:r w:rsidR="00872ECA" w:rsidRPr="00872ECA">
        <w:t xml:space="preserve"> was discussed in task 4. The function    CACHE_setL2Size ((CACHE_L2Size) 4);</w:t>
      </w:r>
      <w:r w:rsidR="00872ECA">
        <w:t xml:space="preserve"> is part of the file csl_cachAux.h in the </w:t>
      </w:r>
      <w:r w:rsidR="00872ECA" w:rsidRPr="00872ECA">
        <w:t>\MCSDK_3_14\pdk_keystone2_3_00_02_14\packages\ti\csl</w:t>
      </w:r>
      <w:r w:rsidR="00872ECA">
        <w:t xml:space="preserve"> directory. Note, version number and location of MCSDK may be different for your setting.</w:t>
      </w:r>
    </w:p>
    <w:p w:rsidR="00F166AD" w:rsidRDefault="00872ECA" w:rsidP="00F5488D">
      <w:pPr>
        <w:pStyle w:val="ListParagraph"/>
        <w:numPr>
          <w:ilvl w:val="0"/>
          <w:numId w:val="35"/>
        </w:numPr>
        <w:rPr>
          <w:color w:val="000000" w:themeColor="text1"/>
        </w:rPr>
      </w:pPr>
      <w:r>
        <w:rPr>
          <w:color w:val="000000" w:themeColor="text1"/>
        </w:rPr>
        <w:t>Un-comment the line #define CASE_2 in firMain.c</w:t>
      </w:r>
    </w:p>
    <w:p w:rsidR="00872ECA" w:rsidRDefault="00872ECA" w:rsidP="00F5488D">
      <w:pPr>
        <w:pStyle w:val="ListParagraph"/>
        <w:numPr>
          <w:ilvl w:val="0"/>
          <w:numId w:val="35"/>
        </w:numPr>
        <w:rPr>
          <w:color w:val="000000" w:themeColor="text1"/>
        </w:rPr>
      </w:pPr>
      <w:r>
        <w:rPr>
          <w:color w:val="000000" w:themeColor="text1"/>
        </w:rPr>
        <w:t>Save, build, load and run.  The results will be looked like the following:</w:t>
      </w:r>
    </w:p>
    <w:p w:rsidR="00872ECA" w:rsidRPr="00872ECA" w:rsidRDefault="00872ECA" w:rsidP="00872ECA">
      <w:pPr>
        <w:autoSpaceDE w:val="0"/>
        <w:autoSpaceDN w:val="0"/>
        <w:adjustRightInd w:val="0"/>
        <w:spacing w:after="0" w:line="240" w:lineRule="auto"/>
        <w:ind w:left="360"/>
        <w:rPr>
          <w:rFonts w:cstheme="minorHAnsi"/>
          <w:lang w:bidi="ar-SA"/>
        </w:rPr>
      </w:pPr>
      <w:proofErr w:type="gramStart"/>
      <w:r w:rsidRPr="00872ECA">
        <w:rPr>
          <w:rFonts w:cstheme="minorHAnsi"/>
          <w:color w:val="000000"/>
          <w:lang w:bidi="ar-SA"/>
        </w:rPr>
        <w:t>start</w:t>
      </w:r>
      <w:proofErr w:type="gramEnd"/>
      <w:r w:rsidRPr="00872ECA">
        <w:rPr>
          <w:rFonts w:cstheme="minorHAnsi"/>
          <w:color w:val="000000"/>
          <w:lang w:bidi="ar-SA"/>
        </w:rPr>
        <w:t xml:space="preserve">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r w:rsidRPr="00872ECA">
        <w:rPr>
          <w:rFonts w:cstheme="minorHAnsi"/>
          <w:color w:val="000000"/>
          <w:lang w:bidi="ar-SA"/>
        </w:rPr>
        <w:t xml:space="preserve"> </w:t>
      </w:r>
      <w:proofErr w:type="gramStart"/>
      <w:r w:rsidRPr="00872ECA">
        <w:rPr>
          <w:rFonts w:cstheme="minorHAnsi"/>
          <w:color w:val="000000"/>
          <w:lang w:bidi="ar-SA"/>
        </w:rPr>
        <w:t>finish</w:t>
      </w:r>
      <w:proofErr w:type="gramEnd"/>
      <w:r w:rsidRPr="00872ECA">
        <w:rPr>
          <w:rFonts w:cstheme="minorHAnsi"/>
          <w:color w:val="000000"/>
          <w:lang w:bidi="ar-SA"/>
        </w:rPr>
        <w:t xml:space="preserve">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proofErr w:type="gramStart"/>
      <w:r w:rsidRPr="00872ECA">
        <w:rPr>
          <w:rFonts w:cstheme="minorHAnsi"/>
          <w:color w:val="000000"/>
          <w:lang w:bidi="ar-SA"/>
        </w:rPr>
        <w:t>case</w:t>
      </w:r>
      <w:proofErr w:type="gramEnd"/>
      <w:r w:rsidRPr="00872ECA">
        <w:rPr>
          <w:rFonts w:cstheme="minorHAnsi"/>
          <w:color w:val="000000"/>
          <w:lang w:bidi="ar-SA"/>
        </w:rPr>
        <w:t xml:space="preserve"> 1 -&gt;  time consumed By core -&gt; 0 221223008.000000   </w:t>
      </w:r>
    </w:p>
    <w:p w:rsidR="00872ECA" w:rsidRPr="00872ECA" w:rsidRDefault="00872ECA" w:rsidP="00872ECA">
      <w:pPr>
        <w:ind w:left="360"/>
        <w:rPr>
          <w:rFonts w:cstheme="minorHAnsi"/>
          <w:color w:val="000000" w:themeColor="text1"/>
        </w:rPr>
      </w:pPr>
      <w:proofErr w:type="gramStart"/>
      <w:r w:rsidRPr="00872ECA">
        <w:rPr>
          <w:rFonts w:cstheme="minorHAnsi"/>
          <w:color w:val="000000"/>
          <w:lang w:bidi="ar-SA"/>
        </w:rPr>
        <w:t>case</w:t>
      </w:r>
      <w:proofErr w:type="gramEnd"/>
      <w:r w:rsidRPr="00872ECA">
        <w:rPr>
          <w:rFonts w:cstheme="minorHAnsi"/>
          <w:color w:val="000000"/>
          <w:lang w:bidi="ar-SA"/>
        </w:rPr>
        <w:t xml:space="preserve"> 2 -&gt;  time consumed By core -&gt; 0 7491409.000000   </w:t>
      </w:r>
    </w:p>
    <w:p w:rsidR="00872ECA" w:rsidRPr="00DF13B3" w:rsidRDefault="00872ECA" w:rsidP="00872ECA">
      <w:pPr>
        <w:rPr>
          <w:rFonts w:cstheme="minorHAnsi"/>
          <w:color w:val="000000" w:themeColor="text1"/>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Complete the table </w:t>
      </w:r>
    </w:p>
    <w:p w:rsidR="00872ECA" w:rsidRPr="00F166AD" w:rsidRDefault="00872ECA" w:rsidP="00872ECA">
      <w:pPr>
        <w:rPr>
          <w:lang w:bidi="ar-SA"/>
        </w:rPr>
      </w:pPr>
    </w:p>
    <w:tbl>
      <w:tblPr>
        <w:tblStyle w:val="TableGrid"/>
        <w:tblW w:w="0" w:type="auto"/>
        <w:tblLook w:val="04A0"/>
      </w:tblPr>
      <w:tblGrid>
        <w:gridCol w:w="3192"/>
        <w:gridCol w:w="3192"/>
        <w:gridCol w:w="3192"/>
      </w:tblGrid>
      <w:tr w:rsidR="00872ECA" w:rsidTr="00AE563A">
        <w:tc>
          <w:tcPr>
            <w:tcW w:w="3192" w:type="dxa"/>
          </w:tcPr>
          <w:p w:rsidR="00872ECA" w:rsidRDefault="00872ECA" w:rsidP="00AE563A">
            <w:pPr>
              <w:rPr>
                <w:lang w:bidi="ar-SA"/>
              </w:rPr>
            </w:pPr>
            <w:r>
              <w:rPr>
                <w:lang w:bidi="ar-SA"/>
              </w:rPr>
              <w:t>Optimization Technique</w:t>
            </w:r>
          </w:p>
        </w:tc>
        <w:tc>
          <w:tcPr>
            <w:tcW w:w="3192" w:type="dxa"/>
          </w:tcPr>
          <w:p w:rsidR="00872ECA" w:rsidRDefault="00872ECA" w:rsidP="00AE563A">
            <w:pPr>
              <w:rPr>
                <w:lang w:bidi="ar-SA"/>
              </w:rPr>
            </w:pPr>
            <w:r>
              <w:rPr>
                <w:lang w:bidi="ar-SA"/>
              </w:rPr>
              <w:t>Cycles</w:t>
            </w:r>
          </w:p>
        </w:tc>
        <w:tc>
          <w:tcPr>
            <w:tcW w:w="3192" w:type="dxa"/>
          </w:tcPr>
          <w:p w:rsidR="00872ECA" w:rsidRDefault="00872ECA" w:rsidP="00AE563A">
            <w:pPr>
              <w:rPr>
                <w:lang w:bidi="ar-SA"/>
              </w:rPr>
            </w:pPr>
            <w:r>
              <w:rPr>
                <w:lang w:bidi="ar-SA"/>
              </w:rPr>
              <w:t>Improvements compare with previous line</w:t>
            </w:r>
          </w:p>
        </w:tc>
      </w:tr>
      <w:tr w:rsidR="00872ECA" w:rsidTr="00AE563A">
        <w:tc>
          <w:tcPr>
            <w:tcW w:w="3192" w:type="dxa"/>
          </w:tcPr>
          <w:p w:rsidR="00872ECA" w:rsidRDefault="00872ECA" w:rsidP="00AE563A">
            <w:pPr>
              <w:rPr>
                <w:lang w:bidi="ar-SA"/>
              </w:rPr>
            </w:pPr>
            <w:r>
              <w:rPr>
                <w:lang w:bidi="ar-SA"/>
              </w:rPr>
              <w:t>No Optimization</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Compiler optimization 3, no symbolic debug</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Software Pipeline </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Adding pragma must iterate</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rPr>
          <w:trHeight w:val="323"/>
        </w:trPr>
        <w:tc>
          <w:tcPr>
            <w:tcW w:w="3192" w:type="dxa"/>
          </w:tcPr>
          <w:p w:rsidR="00872ECA" w:rsidRDefault="00872ECA" w:rsidP="00AE563A">
            <w:pPr>
              <w:rPr>
                <w:lang w:bidi="ar-SA"/>
              </w:rPr>
            </w:pPr>
            <w:r>
              <w:rPr>
                <w:lang w:bidi="ar-SA"/>
              </w:rPr>
              <w:t>Enabling cache</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bl>
    <w:p w:rsidR="00872ECA" w:rsidRPr="00DF13B3" w:rsidRDefault="00872ECA" w:rsidP="00872ECA">
      <w:pPr>
        <w:rPr>
          <w:lang w:bidi="ar-SA"/>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BA28F1" w:rsidRPr="00F8153C" w:rsidRDefault="00BA28F1" w:rsidP="00BA28F1">
      <w:pPr>
        <w:pStyle w:val="Heading3"/>
        <w:rPr>
          <w:color w:val="548DD4" w:themeColor="text2" w:themeTint="99"/>
        </w:rPr>
      </w:pPr>
      <w:bookmarkStart w:id="83" w:name="_Toc371079187"/>
      <w:r>
        <w:rPr>
          <w:color w:val="548DD4" w:themeColor="text2" w:themeTint="99"/>
        </w:rPr>
        <w:t>Task 8</w:t>
      </w:r>
      <w:r w:rsidRPr="00F8153C">
        <w:rPr>
          <w:color w:val="548DD4" w:themeColor="text2" w:themeTint="99"/>
        </w:rPr>
        <w:t xml:space="preserve">: </w:t>
      </w:r>
      <w:r>
        <w:rPr>
          <w:color w:val="548DD4" w:themeColor="text2" w:themeTint="99"/>
        </w:rPr>
        <w:t>Running in parallel on multiple cores</w:t>
      </w:r>
      <w:bookmarkEnd w:id="83"/>
    </w:p>
    <w:p w:rsidR="00BA28F1" w:rsidRDefault="000117BD" w:rsidP="00BA28F1">
      <w:pPr>
        <w:rPr>
          <w:color w:val="000000" w:themeColor="text1"/>
        </w:rPr>
      </w:pPr>
      <w:r>
        <w:rPr>
          <w:color w:val="000000" w:themeColor="text1"/>
        </w:rPr>
        <w:t>Multiple cores are enables in CASE 3 (2 cores), CASE 4 (4 cores) and CASE 5 (8 cores)</w:t>
      </w:r>
      <w:r w:rsidR="00BA28F1">
        <w:rPr>
          <w:color w:val="000000" w:themeColor="text1"/>
        </w:rPr>
        <w:t>.  Un-comment the line</w:t>
      </w:r>
      <w:r>
        <w:rPr>
          <w:color w:val="000000" w:themeColor="text1"/>
        </w:rPr>
        <w:t>s</w:t>
      </w:r>
      <w:r w:rsidR="00BA28F1">
        <w:rPr>
          <w:color w:val="000000" w:themeColor="text1"/>
        </w:rPr>
        <w:t xml:space="preserve"> #define CA</w:t>
      </w:r>
      <w:r>
        <w:rPr>
          <w:color w:val="000000" w:themeColor="text1"/>
        </w:rPr>
        <w:t>SE_3</w:t>
      </w:r>
      <w:r w:rsidR="00BA28F1">
        <w:rPr>
          <w:color w:val="000000" w:themeColor="text1"/>
        </w:rPr>
        <w:t xml:space="preserve"> </w:t>
      </w:r>
      <w:r>
        <w:rPr>
          <w:color w:val="000000" w:themeColor="text1"/>
        </w:rPr>
        <w:t>#define CASE_</w:t>
      </w:r>
      <w:proofErr w:type="gramStart"/>
      <w:r>
        <w:rPr>
          <w:color w:val="000000" w:themeColor="text1"/>
        </w:rPr>
        <w:t>4  and</w:t>
      </w:r>
      <w:proofErr w:type="gramEnd"/>
      <w:r>
        <w:rPr>
          <w:color w:val="000000" w:themeColor="text1"/>
        </w:rPr>
        <w:t xml:space="preserve">  #define CASE_5 </w:t>
      </w:r>
      <w:r w:rsidR="00BA28F1">
        <w:rPr>
          <w:color w:val="000000" w:themeColor="text1"/>
        </w:rPr>
        <w:t xml:space="preserve">above the main() in firMain.c </w:t>
      </w:r>
    </w:p>
    <w:p w:rsidR="00872ECA" w:rsidRDefault="00872ECA" w:rsidP="00872ECA">
      <w:pPr>
        <w:pStyle w:val="Fill-InNoNumber"/>
        <w:ind w:left="720" w:firstLine="0"/>
        <w:rPr>
          <w:b/>
        </w:rPr>
      </w:pPr>
      <w:r>
        <w:rPr>
          <w:b/>
        </w:rPr>
        <w:t xml:space="preserve"> </w:t>
      </w:r>
    </w:p>
    <w:p w:rsidR="000117BD" w:rsidRDefault="00872ECA" w:rsidP="00F5488D">
      <w:pPr>
        <w:pStyle w:val="ListParagraph"/>
        <w:numPr>
          <w:ilvl w:val="0"/>
          <w:numId w:val="36"/>
        </w:numPr>
        <w:rPr>
          <w:color w:val="000000" w:themeColor="text1"/>
        </w:rPr>
      </w:pPr>
      <w:r>
        <w:t xml:space="preserve">  </w:t>
      </w:r>
      <w:r w:rsidR="000117BD">
        <w:rPr>
          <w:color w:val="000000" w:themeColor="text1"/>
        </w:rPr>
        <w:t>Un-comment the line #define CASE_3 #define CASE_4  #define CASE_5   in firMain.c</w:t>
      </w:r>
    </w:p>
    <w:p w:rsidR="000117BD" w:rsidRDefault="000117BD" w:rsidP="00F5488D">
      <w:pPr>
        <w:pStyle w:val="ListParagraph"/>
        <w:numPr>
          <w:ilvl w:val="0"/>
          <w:numId w:val="36"/>
        </w:numPr>
        <w:rPr>
          <w:color w:val="000000" w:themeColor="text1"/>
        </w:rPr>
      </w:pPr>
      <w:r>
        <w:rPr>
          <w:color w:val="000000" w:themeColor="text1"/>
        </w:rPr>
        <w:t>Save, build, load and run.  The results will be looked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finish</w:t>
      </w:r>
      <w:proofErr w:type="gramEnd"/>
      <w:r w:rsidRPr="00E77E36">
        <w:rPr>
          <w:rFonts w:cstheme="minorHAnsi"/>
          <w:color w:val="000000"/>
          <w:lang w:bidi="ar-SA"/>
        </w:rPr>
        <w:t xml:space="preserve"> generating input data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1 -&gt;  time consumed By core -&gt; 0 288423616.000000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2 -&gt;  time consumed By core -&gt; 0 7493824.000000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3 -&gt;  time consumed By core -&gt; 0 3680093.000000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lastRenderedPageBreak/>
        <w:t>[C66xx_1] case 3 -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3678251.000000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[C66xx_0]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0 1839643.000000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[C66xx_1]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1838608.000000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[C66xx_2]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2 1839438.000000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[C66xx_3]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3 1836440.000000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[C66xx_0]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0 918711.000000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[C66xx_1]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921884.000000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[C66xx_2]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2 921973.000000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[C66xx_3]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3 920785.000000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[C66xx_6]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6 922374.000000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[C66xx_4]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4 923078.000000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[C66xx_5]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5 921646.000000   </w:t>
      </w:r>
    </w:p>
    <w:p w:rsidR="00872ECA" w:rsidRPr="00644A93" w:rsidRDefault="00E77E36" w:rsidP="00644A93">
      <w:pPr>
        <w:ind w:left="360"/>
        <w:rPr>
          <w:rFonts w:cstheme="minorHAnsi"/>
          <w:color w:val="000000" w:themeColor="text1"/>
        </w:rPr>
      </w:pPr>
      <w:r w:rsidRPr="00E77E36">
        <w:rPr>
          <w:rFonts w:cstheme="minorHAnsi"/>
          <w:color w:val="000000"/>
          <w:lang w:bidi="ar-SA"/>
        </w:rPr>
        <w:t>[C66xx_7]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2B1D19" w:rsidRPr="00644A93" w:rsidRDefault="00E77E36" w:rsidP="00644A93">
      <w:pPr>
        <w:ind w:firstLine="720"/>
        <w:rPr>
          <w:color w:val="000000" w:themeColor="text1"/>
        </w:rPr>
      </w:pPr>
      <w:r w:rsidRPr="00E328F5">
        <w:rPr>
          <w:rFonts w:cstheme="minorHAnsi"/>
          <w:color w:val="000000"/>
        </w:rPr>
        <w:t xml:space="preserve">  </w:t>
      </w:r>
      <w:r>
        <w:rPr>
          <w:b/>
        </w:rPr>
        <w:t>QUESTION</w:t>
      </w:r>
      <w:r w:rsidRPr="006A75DF">
        <w:rPr>
          <w:b/>
        </w:rPr>
        <w:t>:</w:t>
      </w:r>
      <w:r>
        <w:rPr>
          <w:b/>
        </w:rPr>
        <w:t xml:space="preserve"> Complete the table </w:t>
      </w:r>
    </w:p>
    <w:tbl>
      <w:tblPr>
        <w:tblStyle w:val="TableGrid"/>
        <w:tblW w:w="0" w:type="auto"/>
        <w:tblInd w:w="720" w:type="dxa"/>
        <w:tblLook w:val="04A0"/>
      </w:tblPr>
      <w:tblGrid>
        <w:gridCol w:w="1665"/>
        <w:gridCol w:w="1686"/>
        <w:gridCol w:w="1761"/>
        <w:gridCol w:w="1804"/>
        <w:gridCol w:w="1940"/>
      </w:tblGrid>
      <w:tr w:rsidR="00E77E36" w:rsidTr="00240A39">
        <w:tc>
          <w:tcPr>
            <w:tcW w:w="1665" w:type="dxa"/>
          </w:tcPr>
          <w:p w:rsidR="00E77E36" w:rsidRPr="00240A39" w:rsidRDefault="00E77E36" w:rsidP="002B1D19">
            <w:pPr>
              <w:rPr>
                <w:b/>
                <w:color w:val="000000" w:themeColor="text1"/>
              </w:rPr>
            </w:pPr>
            <w:r w:rsidRPr="00240A39">
              <w:rPr>
                <w:b/>
                <w:color w:val="000000" w:themeColor="text1"/>
              </w:rPr>
              <w:t>Case</w:t>
            </w:r>
          </w:p>
        </w:tc>
        <w:tc>
          <w:tcPr>
            <w:tcW w:w="1686" w:type="dxa"/>
          </w:tcPr>
          <w:p w:rsidR="00E77E36" w:rsidRPr="00240A39" w:rsidRDefault="00E77E36" w:rsidP="002B1D19">
            <w:pPr>
              <w:rPr>
                <w:b/>
                <w:color w:val="000000" w:themeColor="text1"/>
              </w:rPr>
            </w:pPr>
            <w:r w:rsidRPr="00240A39">
              <w:rPr>
                <w:b/>
                <w:color w:val="000000" w:themeColor="text1"/>
              </w:rPr>
              <w:t>Cycles per core</w:t>
            </w:r>
          </w:p>
        </w:tc>
        <w:tc>
          <w:tcPr>
            <w:tcW w:w="1761" w:type="dxa"/>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tcPr>
          <w:p w:rsidR="00E77E36" w:rsidRPr="00240A39" w:rsidRDefault="00E77E36" w:rsidP="002B1D19">
            <w:pPr>
              <w:rPr>
                <w:b/>
                <w:color w:val="000000" w:themeColor="text1"/>
              </w:rPr>
            </w:pPr>
            <w:r w:rsidRPr="00240A39">
              <w:rPr>
                <w:b/>
                <w:color w:val="000000" w:themeColor="text1"/>
              </w:rPr>
              <w:t xml:space="preserve">Penalty of the accumulation execution time compare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240A39" w:rsidRPr="006A75DF" w:rsidRDefault="00240A39" w:rsidP="00240A39">
      <w:pPr>
        <w:pStyle w:val="Fill-InNoNumber"/>
        <w:ind w:left="720" w:firstLine="0"/>
      </w:pPr>
      <w:r>
        <w:rPr>
          <w:b/>
        </w:rPr>
        <w:t>QUESTIONS</w:t>
      </w:r>
      <w:r w:rsidRPr="006A75DF">
        <w:rPr>
          <w:b/>
        </w:rPr>
        <w:t>:</w:t>
      </w:r>
    </w:p>
    <w:p w:rsidR="00240A39" w:rsidRPr="00240A39" w:rsidRDefault="00240A39" w:rsidP="00F5488D">
      <w:pPr>
        <w:pStyle w:val="Number"/>
        <w:numPr>
          <w:ilvl w:val="0"/>
          <w:numId w:val="37"/>
        </w:numPr>
        <w:rPr>
          <w:rFonts w:asciiTheme="minorHAnsi" w:hAnsiTheme="minorHAnsi" w:cstheme="minorHAnsi"/>
          <w:szCs w:val="22"/>
        </w:rPr>
      </w:pPr>
      <w:r>
        <w:t xml:space="preserve">What is the purpose of the function </w:t>
      </w:r>
      <w:r w:rsidRPr="00240A39">
        <w:rPr>
          <w:rFonts w:asciiTheme="minorHAnsi" w:hAnsiTheme="minorHAnsi" w:cstheme="minorHAnsi"/>
          <w:color w:val="000000"/>
          <w:szCs w:val="22"/>
        </w:rPr>
        <w:t>waitBarrier(bar</w:t>
      </w:r>
      <w:r>
        <w:rPr>
          <w:rFonts w:asciiTheme="minorHAnsi" w:hAnsiTheme="minorHAnsi" w:cstheme="minorHAnsi"/>
          <w:color w:val="000000"/>
          <w:szCs w:val="22"/>
        </w:rPr>
        <w:t xml:space="preserve">rier_1, coreNum, jointNumber) , what would happen if the function is commented out </w:t>
      </w:r>
    </w:p>
    <w:p w:rsidR="00240A39" w:rsidRPr="00636947" w:rsidRDefault="00240A39" w:rsidP="00240A39">
      <w:pPr>
        <w:pStyle w:val="Hint"/>
      </w:pPr>
      <w:r>
        <w:t>Try to comment out the function (3 places) and see what happen.</w:t>
      </w:r>
    </w:p>
    <w:p w:rsidR="00644A93" w:rsidRPr="00240A39" w:rsidRDefault="00644A93" w:rsidP="00F5488D">
      <w:pPr>
        <w:pStyle w:val="Number"/>
        <w:numPr>
          <w:ilvl w:val="0"/>
          <w:numId w:val="37"/>
        </w:numPr>
        <w:rPr>
          <w:rFonts w:asciiTheme="minorHAnsi" w:hAnsiTheme="minorHAnsi" w:cstheme="minorHAnsi"/>
          <w:szCs w:val="22"/>
        </w:rPr>
      </w:pPr>
      <w:r>
        <w:t xml:space="preserve">What is the purpose of the function </w:t>
      </w:r>
      <w:r w:rsidRPr="00644A93">
        <w:rPr>
          <w:rFonts w:ascii="Consolas" w:hAnsi="Consolas" w:cs="Consolas"/>
          <w:color w:val="000000"/>
          <w:sz w:val="20"/>
        </w:rPr>
        <w:tab/>
      </w:r>
      <w:proofErr w:type="spellStart"/>
      <w:proofErr w:type="gramStart"/>
      <w:r>
        <w:rPr>
          <w:rFonts w:asciiTheme="minorHAnsi" w:hAnsiTheme="minorHAnsi" w:cstheme="minorHAnsi"/>
          <w:color w:val="000000"/>
          <w:szCs w:val="22"/>
        </w:rPr>
        <w:t>waitAboutNSeconds</w:t>
      </w:r>
      <w:proofErr w:type="spellEnd"/>
      <w:r>
        <w:rPr>
          <w:rFonts w:asciiTheme="minorHAnsi" w:hAnsiTheme="minorHAnsi" w:cstheme="minorHAnsi"/>
          <w:color w:val="000000"/>
          <w:szCs w:val="22"/>
        </w:rPr>
        <w:t>(</w:t>
      </w:r>
      <w:proofErr w:type="gramEnd"/>
      <w:r>
        <w:rPr>
          <w:rFonts w:asciiTheme="minorHAnsi" w:hAnsiTheme="minorHAnsi" w:cstheme="minorHAnsi"/>
          <w:color w:val="000000"/>
          <w:szCs w:val="22"/>
        </w:rPr>
        <w:t xml:space="preserve">10) inside the function  </w:t>
      </w:r>
      <w:proofErr w:type="spellStart"/>
      <w:r w:rsidRPr="00240A39">
        <w:rPr>
          <w:rFonts w:asciiTheme="minorHAnsi" w:hAnsiTheme="minorHAnsi" w:cstheme="minorHAnsi"/>
          <w:color w:val="000000"/>
          <w:szCs w:val="22"/>
        </w:rPr>
        <w:t>waitBarrie</w:t>
      </w:r>
      <w:proofErr w:type="spellEnd"/>
      <w:r w:rsidRPr="00644A93">
        <w:rPr>
          <w:rFonts w:asciiTheme="minorHAnsi" w:hAnsiTheme="minorHAnsi" w:cstheme="minorHAnsi"/>
          <w:color w:val="000000"/>
          <w:szCs w:val="22"/>
        </w:rPr>
        <w:t>,</w:t>
      </w:r>
      <w:r>
        <w:rPr>
          <w:rFonts w:asciiTheme="minorHAnsi" w:hAnsiTheme="minorHAnsi" w:cstheme="minorHAnsi"/>
          <w:color w:val="000000"/>
          <w:szCs w:val="22"/>
        </w:rPr>
        <w:t xml:space="preserve"> what would happen if the function is commented out. Do you understand why?</w:t>
      </w:r>
    </w:p>
    <w:p w:rsidR="00644A93" w:rsidRPr="00636947" w:rsidRDefault="00644A93" w:rsidP="00644A93">
      <w:pPr>
        <w:pStyle w:val="Hint"/>
      </w:pPr>
      <w:r>
        <w:t>Try to comment out the function and see what happen.  Think about timing between cores.</w:t>
      </w:r>
    </w:p>
    <w:p w:rsidR="00644A93" w:rsidRPr="00240A39" w:rsidRDefault="00644A93" w:rsidP="00F5488D">
      <w:pPr>
        <w:pStyle w:val="Number"/>
        <w:numPr>
          <w:ilvl w:val="0"/>
          <w:numId w:val="37"/>
        </w:numPr>
        <w:rPr>
          <w:rFonts w:asciiTheme="minorHAnsi" w:hAnsiTheme="minorHAnsi" w:cstheme="minorHAnsi"/>
          <w:szCs w:val="22"/>
        </w:rPr>
      </w:pPr>
      <w:r>
        <w:t>Can you think about other (better) methods to synchronize the execution of all the cores?</w:t>
      </w:r>
    </w:p>
    <w:p w:rsidR="00644A93" w:rsidRPr="00636947" w:rsidRDefault="00644A93" w:rsidP="00644A93">
      <w:pPr>
        <w:pStyle w:val="Hint"/>
      </w:pPr>
      <w:r>
        <w:t>Semaphores</w:t>
      </w:r>
      <w:proofErr w:type="gramStart"/>
      <w:r>
        <w:t>?,</w:t>
      </w:r>
      <w:proofErr w:type="gramEnd"/>
      <w:r>
        <w:t xml:space="preserve"> QMSS queues based solution?, openMP?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8804C4" w:rsidRDefault="008804C4" w:rsidP="00C25784">
      <w:pPr>
        <w:ind w:left="1080"/>
      </w:pPr>
    </w:p>
    <w:p w:rsidR="000D4FCB" w:rsidRDefault="00AF6E36" w:rsidP="000D4FCB">
      <w:pPr>
        <w:pStyle w:val="Heading1"/>
      </w:pPr>
      <w:bookmarkStart w:id="84" w:name="_Toc371079188"/>
      <w:r>
        <w:t>Lab 5</w:t>
      </w:r>
      <w:r w:rsidR="000D4FCB">
        <w:t xml:space="preserve"> – Using MPM server to load and run DSP code</w:t>
      </w:r>
      <w:bookmarkEnd w:id="84"/>
    </w:p>
    <w:p w:rsidR="00AE563A" w:rsidRDefault="00AE563A" w:rsidP="00AE563A">
      <w:r>
        <w:t>In this lab you build a DSP project similar to Lab 4. For screen shots refer to Lab 4.</w:t>
      </w:r>
      <w:r w:rsidR="00FC3220">
        <w:t xml:space="preserve"> Before you start you should change the boot mode of</w:t>
      </w:r>
      <w:r w:rsidR="00085AFB">
        <w:t xml:space="preserve"> the EVM from no boot of Lab 4, CCS IDE is used to execute the lab. Before starting, the EVM should be configured to no-boot mode. To do so</w:t>
      </w:r>
      <w:proofErr w:type="gramStart"/>
      <w:r w:rsidR="00085AFB">
        <w:t xml:space="preserve">,  </w:t>
      </w:r>
      <w:r w:rsidR="00085AFB">
        <w:rPr>
          <w:rFonts w:cstheme="minorHAnsi"/>
        </w:rPr>
        <w:t>Set</w:t>
      </w:r>
      <w:proofErr w:type="gramEnd"/>
      <w:r w:rsidR="00085AFB">
        <w:rPr>
          <w:rFonts w:cstheme="minorHAnsi"/>
        </w:rPr>
        <w:t xml:space="preserve"> SW1 of the EVM back to Off, Off, On, Off. Read Lab3 instructions to ensure that the EVM boots using NFS-mounted file system.</w:t>
      </w:r>
      <w:r w:rsidR="00FC3220">
        <w:t xml:space="preserve"> </w:t>
      </w:r>
    </w:p>
    <w:p w:rsidR="00AE563A" w:rsidRDefault="00AE563A" w:rsidP="00AE563A">
      <w:pPr>
        <w:pStyle w:val="Heading2"/>
      </w:pPr>
      <w:bookmarkStart w:id="85" w:name="_Toc371079189"/>
      <w:r>
        <w:t>Purpose</w:t>
      </w:r>
      <w:bookmarkEnd w:id="85"/>
    </w:p>
    <w:p w:rsidR="00AE563A" w:rsidRDefault="00AE563A" w:rsidP="00AE563A">
      <w:r>
        <w:t>Building a DSP code that is managed by the ARM. The ARM will reset C66 core 0, load it with executable, run it and retrieve the results</w:t>
      </w:r>
    </w:p>
    <w:p w:rsidR="00AE563A" w:rsidRDefault="00AE563A" w:rsidP="00AE563A">
      <w:r>
        <w:t xml:space="preserve">  </w:t>
      </w:r>
    </w:p>
    <w:p w:rsidR="00AE563A" w:rsidRDefault="00AE563A" w:rsidP="00AE563A">
      <w:pPr>
        <w:pStyle w:val="Heading2"/>
      </w:pPr>
      <w:bookmarkStart w:id="86" w:name="_Toc371079190"/>
      <w:r>
        <w:t>II. Project Files</w:t>
      </w:r>
      <w:bookmarkEnd w:id="86"/>
    </w:p>
    <w:p w:rsidR="00AE563A" w:rsidRDefault="00AE563A" w:rsidP="00AE563A">
      <w:r>
        <w:t>The following files are used in this lab:</w:t>
      </w:r>
    </w:p>
    <w:p w:rsidR="00AE563A" w:rsidRDefault="00AE563A" w:rsidP="00F5488D">
      <w:pPr>
        <w:pStyle w:val="ListParagraph"/>
        <w:numPr>
          <w:ilvl w:val="0"/>
          <w:numId w:val="38"/>
        </w:numPr>
        <w:suppressAutoHyphens/>
        <w:spacing w:before="180" w:after="60" w:line="240" w:lineRule="auto"/>
        <w:ind w:firstLine="0"/>
      </w:pPr>
      <w:r>
        <w:t>Main.c</w:t>
      </w:r>
    </w:p>
    <w:p w:rsidR="00AE563A" w:rsidRDefault="00AE563A" w:rsidP="00F5488D">
      <w:pPr>
        <w:pStyle w:val="ListParagraph"/>
        <w:numPr>
          <w:ilvl w:val="0"/>
          <w:numId w:val="38"/>
        </w:numPr>
        <w:suppressAutoHyphens/>
        <w:spacing w:before="180" w:after="60" w:line="240" w:lineRule="auto"/>
        <w:ind w:firstLine="0"/>
      </w:pPr>
      <w:r w:rsidRPr="00AE563A">
        <w:t>mpmsrv_keystone2_example1.cfg</w:t>
      </w:r>
    </w:p>
    <w:p w:rsidR="00AE563A" w:rsidRPr="00B20FBC" w:rsidRDefault="00AE563A" w:rsidP="00AE563A">
      <w:pPr>
        <w:pStyle w:val="Heading3"/>
      </w:pPr>
      <w:bookmarkStart w:id="87" w:name="_Toc371079191"/>
      <w:r w:rsidRPr="00B20FBC">
        <w:t>Task 1: Build and Run the Project</w:t>
      </w:r>
      <w:bookmarkEnd w:id="87"/>
    </w:p>
    <w:p w:rsidR="00AE563A" w:rsidRDefault="00AE563A" w:rsidP="00F5488D">
      <w:pPr>
        <w:pStyle w:val="Number"/>
        <w:numPr>
          <w:ilvl w:val="0"/>
          <w:numId w:val="39"/>
        </w:numPr>
      </w:pPr>
      <w:r>
        <w:t>ftp into the Ubuntu server and get all the files that are in directory /usr/local/projects/DSP/mpm  into a local directory on your Laptop c;\ti\labs\</w:t>
      </w:r>
      <w:proofErr w:type="spellStart"/>
      <w:r w:rsidR="0041158B">
        <w:t>mpm_example</w:t>
      </w:r>
      <w:proofErr w:type="spellEnd"/>
      <w:r>
        <w:t>.  If this directory does not exist, create it</w:t>
      </w:r>
    </w:p>
    <w:p w:rsidR="00AE563A" w:rsidRDefault="00AE563A" w:rsidP="00F5488D">
      <w:pPr>
        <w:pStyle w:val="Number"/>
        <w:numPr>
          <w:ilvl w:val="0"/>
          <w:numId w:val="39"/>
        </w:numPr>
      </w:pPr>
      <w:r>
        <w:t>Open CCS.</w:t>
      </w:r>
    </w:p>
    <w:p w:rsidR="00AE563A" w:rsidRDefault="00AE563A" w:rsidP="00F5488D">
      <w:pPr>
        <w:pStyle w:val="Number"/>
        <w:numPr>
          <w:ilvl w:val="0"/>
          <w:numId w:val="4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AE563A" w:rsidRDefault="00AE563A" w:rsidP="00F5488D">
      <w:pPr>
        <w:pStyle w:val="Number"/>
        <w:numPr>
          <w:ilvl w:val="0"/>
          <w:numId w:val="40"/>
        </w:numPr>
      </w:pPr>
      <w:r>
        <w:t xml:space="preserve">Enter </w:t>
      </w:r>
      <w:proofErr w:type="spellStart"/>
      <w:r w:rsidR="0041158B">
        <w:rPr>
          <w:i/>
        </w:rPr>
        <w:t>mpm_example</w:t>
      </w:r>
      <w:proofErr w:type="spellEnd"/>
      <w:r>
        <w:rPr>
          <w:i/>
        </w:rPr>
        <w:t xml:space="preserve"> </w:t>
      </w:r>
      <w:r>
        <w:t xml:space="preserve">as a </w:t>
      </w:r>
      <w:r w:rsidRPr="00D06393">
        <w:rPr>
          <w:i/>
        </w:rPr>
        <w:t>Project Name</w:t>
      </w:r>
      <w:r>
        <w:t>.</w:t>
      </w:r>
    </w:p>
    <w:p w:rsidR="00AE563A" w:rsidRDefault="00AE563A" w:rsidP="00F5488D">
      <w:pPr>
        <w:pStyle w:val="Number"/>
        <w:numPr>
          <w:ilvl w:val="0"/>
          <w:numId w:val="40"/>
        </w:numPr>
      </w:pPr>
      <w:r>
        <w:t xml:space="preserve">Click the check box to </w:t>
      </w:r>
      <w:r>
        <w:rPr>
          <w:i/>
        </w:rPr>
        <w:t>Use default location.</w:t>
      </w:r>
    </w:p>
    <w:p w:rsidR="00AE563A" w:rsidRDefault="00AE563A" w:rsidP="00F5488D">
      <w:pPr>
        <w:pStyle w:val="Number"/>
        <w:numPr>
          <w:ilvl w:val="0"/>
          <w:numId w:val="40"/>
        </w:numPr>
      </w:pPr>
      <w:r>
        <w:t xml:space="preserve">Set the </w:t>
      </w:r>
      <w:r>
        <w:rPr>
          <w:i/>
        </w:rPr>
        <w:t xml:space="preserve">Family to C6000 </w:t>
      </w:r>
      <w:r>
        <w:t>and</w:t>
      </w:r>
      <w:r>
        <w:rPr>
          <w:i/>
        </w:rPr>
        <w:t xml:space="preserve"> Variant </w:t>
      </w:r>
      <w:r>
        <w:t xml:space="preserve">to </w:t>
      </w:r>
      <w:r>
        <w:rPr>
          <w:i/>
        </w:rPr>
        <w:t xml:space="preserve">Generic C66xxx Device </w:t>
      </w:r>
    </w:p>
    <w:p w:rsidR="00AE563A" w:rsidRDefault="00AE563A" w:rsidP="00F5488D">
      <w:pPr>
        <w:pStyle w:val="Number"/>
        <w:numPr>
          <w:ilvl w:val="0"/>
          <w:numId w:val="40"/>
        </w:numPr>
      </w:pPr>
      <w:r>
        <w:t xml:space="preserve">Then press </w:t>
      </w:r>
      <w:r w:rsidRPr="001235D6">
        <w:rPr>
          <w:i/>
        </w:rPr>
        <w:t xml:space="preserve">Finish </w:t>
      </w:r>
      <w:r>
        <w:t>to create the new project</w:t>
      </w:r>
    </w:p>
    <w:p w:rsidR="00AE563A" w:rsidRDefault="00AE563A" w:rsidP="00F5488D">
      <w:pPr>
        <w:pStyle w:val="Number"/>
        <w:numPr>
          <w:ilvl w:val="0"/>
          <w:numId w:val="41"/>
        </w:numPr>
      </w:pPr>
      <w:r>
        <w:t xml:space="preserve">Then in the </w:t>
      </w:r>
      <w:r>
        <w:rPr>
          <w:i/>
        </w:rPr>
        <w:t>Project Explorer</w:t>
      </w:r>
      <w:r>
        <w:t xml:space="preserve"> view, right-click on the newly-created </w:t>
      </w:r>
      <w:proofErr w:type="spellStart"/>
      <w:r w:rsidR="0041158B">
        <w:rPr>
          <w:i/>
        </w:rPr>
        <w:t>mpm_example</w:t>
      </w:r>
      <w:proofErr w:type="spellEnd"/>
      <w:r>
        <w:t xml:space="preserve"> project, and click on </w:t>
      </w:r>
      <w:r>
        <w:rPr>
          <w:i/>
        </w:rPr>
        <w:t>Add Files…</w:t>
      </w:r>
    </w:p>
    <w:p w:rsidR="00AE563A" w:rsidRDefault="001235D6" w:rsidP="00F5488D">
      <w:pPr>
        <w:pStyle w:val="Number"/>
        <w:numPr>
          <w:ilvl w:val="0"/>
          <w:numId w:val="41"/>
        </w:numPr>
      </w:pPr>
      <w:r>
        <w:t>Browse to ‘C:\ti\labs\</w:t>
      </w:r>
      <w:r w:rsidR="0041158B">
        <w:t>mpm_example</w:t>
      </w:r>
      <w:r w:rsidR="00AE563A">
        <w:t xml:space="preserve">,’ select all the files in this directory, and click </w:t>
      </w:r>
      <w:r w:rsidR="00AE563A" w:rsidRPr="00DB4BB1">
        <w:rPr>
          <w:i/>
        </w:rPr>
        <w:t>Open</w:t>
      </w:r>
      <w:r w:rsidR="00AE563A">
        <w:t xml:space="preserve">. When prompted how files should be imported into the project, leave it as default of </w:t>
      </w:r>
      <w:r w:rsidR="00AE563A">
        <w:rPr>
          <w:i/>
        </w:rPr>
        <w:t xml:space="preserve">Copy File. </w:t>
      </w:r>
      <w:r w:rsidR="00AE563A" w:rsidRPr="00DF641D">
        <w:t>If you defined the new project with main.c</w:t>
      </w:r>
      <w:r w:rsidR="00AE563A">
        <w:rPr>
          <w:i/>
        </w:rPr>
        <w:t xml:space="preserve"> </w:t>
      </w:r>
      <w:r w:rsidR="00AE563A">
        <w:t>remove the main.c file that may be created.</w:t>
      </w:r>
    </w:p>
    <w:p w:rsidR="00AE563A" w:rsidRDefault="001235D6" w:rsidP="00F5488D">
      <w:pPr>
        <w:pStyle w:val="Number"/>
        <w:numPr>
          <w:ilvl w:val="0"/>
          <w:numId w:val="41"/>
        </w:numPr>
      </w:pPr>
      <w:r>
        <w:t xml:space="preserve">As soon as the file </w:t>
      </w:r>
      <w:r w:rsidRPr="00AE563A">
        <w:t>mpmsrv_keystone2_example1</w:t>
      </w:r>
      <w:r w:rsidR="00AE563A">
        <w:t>.cfg imported into the project, CCS will ask you to enable RTSC support, Select yes.</w:t>
      </w:r>
    </w:p>
    <w:p w:rsidR="00AE563A" w:rsidRDefault="00AE563A" w:rsidP="00AE563A">
      <w:pPr>
        <w:pStyle w:val="Number"/>
        <w:ind w:firstLine="0"/>
        <w:rPr>
          <w:noProof/>
        </w:rPr>
      </w:pPr>
    </w:p>
    <w:p w:rsidR="00AE563A" w:rsidRDefault="00AE563A" w:rsidP="00AE563A">
      <w:pPr>
        <w:pStyle w:val="Number"/>
        <w:ind w:firstLine="0"/>
        <w:rPr>
          <w:noProof/>
        </w:rPr>
      </w:pPr>
    </w:p>
    <w:p w:rsidR="00AE563A" w:rsidRDefault="00AE563A" w:rsidP="00AE563A">
      <w:pPr>
        <w:pStyle w:val="Number"/>
        <w:ind w:firstLine="0"/>
      </w:pPr>
    </w:p>
    <w:p w:rsidR="00AE563A" w:rsidRDefault="00AE563A" w:rsidP="00AE563A">
      <w:pPr>
        <w:pStyle w:val="Number"/>
        <w:ind w:firstLine="0"/>
      </w:pPr>
    </w:p>
    <w:p w:rsidR="00AE563A" w:rsidRDefault="00AE563A" w:rsidP="00AE563A">
      <w:pPr>
        <w:pStyle w:val="Number"/>
        <w:ind w:firstLine="0"/>
      </w:pPr>
    </w:p>
    <w:p w:rsidR="00AE563A" w:rsidRPr="00C1605B" w:rsidRDefault="00AE563A" w:rsidP="00AE563A">
      <w:pPr>
        <w:pStyle w:val="Number"/>
        <w:ind w:firstLine="0"/>
      </w:pPr>
    </w:p>
    <w:p w:rsidR="00AE563A" w:rsidRDefault="00AE563A" w:rsidP="00F5488D">
      <w:pPr>
        <w:pStyle w:val="Number"/>
        <w:numPr>
          <w:ilvl w:val="0"/>
          <w:numId w:val="42"/>
        </w:numPr>
      </w:pPr>
      <w:r>
        <w:t>Open project properties and select general-&gt;RTSC. Look at the RTSC modules that are selected in the screen shot below and make sure that you select ONLY the same RTSC modules (or packages). When a project starts, RTSC attempt to include all the modules in the release, so unselect any module that is not in the screen shot. Note, the location of the TARGET CONTENT BASE should reflect the location of CCS in your system.</w:t>
      </w:r>
    </w:p>
    <w:p w:rsidR="00AE563A" w:rsidRDefault="00AE563A" w:rsidP="00AE563A">
      <w:pPr>
        <w:pStyle w:val="Number"/>
        <w:ind w:firstLine="0"/>
      </w:pPr>
      <w:r>
        <w:t xml:space="preserve"> </w:t>
      </w:r>
      <w:r w:rsidR="001235D6">
        <w:rPr>
          <w:noProof/>
        </w:rPr>
        <w:drawing>
          <wp:inline distT="0" distB="0" distL="0" distR="0">
            <wp:extent cx="4191000" cy="5962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1235D6" w:rsidRDefault="00AE563A" w:rsidP="00F5488D">
      <w:pPr>
        <w:pStyle w:val="Number"/>
        <w:numPr>
          <w:ilvl w:val="0"/>
          <w:numId w:val="42"/>
        </w:numPr>
        <w:ind w:firstLine="0"/>
      </w:pPr>
      <w:r>
        <w:t xml:space="preserve">Click on the platform tab and select </w:t>
      </w:r>
      <w:r w:rsidRPr="001235D6">
        <w:rPr>
          <w:b/>
          <w:i/>
        </w:rPr>
        <w:t xml:space="preserve">ti.platform.evmTCI6638K2K  </w:t>
      </w:r>
      <w:r>
        <w:t xml:space="preserve">platform </w:t>
      </w:r>
    </w:p>
    <w:p w:rsidR="001235D6" w:rsidRDefault="001235D6" w:rsidP="001235D6">
      <w:pPr>
        <w:pStyle w:val="Number"/>
        <w:ind w:left="720" w:firstLine="0"/>
      </w:pPr>
    </w:p>
    <w:p w:rsidR="00AE563A" w:rsidRDefault="00AE563A" w:rsidP="001235D6">
      <w:pPr>
        <w:pStyle w:val="Number"/>
        <w:ind w:left="720" w:firstLine="0"/>
      </w:pPr>
      <w:r w:rsidRPr="001235D6">
        <w:rPr>
          <w:highlight w:val="yellow"/>
        </w:rPr>
        <w:t xml:space="preserve">Note – 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w:t>
      </w:r>
      <w:proofErr w:type="gramStart"/>
      <w:r w:rsidRPr="001235D6">
        <w:rPr>
          <w:highlight w:val="yellow"/>
        </w:rPr>
        <w:t>More about it later.</w:t>
      </w:r>
      <w:proofErr w:type="gramEnd"/>
    </w:p>
    <w:p w:rsidR="00AE563A" w:rsidRDefault="00AE563A" w:rsidP="00AE563A">
      <w:pPr>
        <w:pStyle w:val="Number"/>
        <w:ind w:firstLine="0"/>
      </w:pPr>
    </w:p>
    <w:p w:rsidR="00AE563A" w:rsidRDefault="00AE563A" w:rsidP="00AE563A">
      <w:pPr>
        <w:pStyle w:val="Number"/>
        <w:ind w:firstLine="0"/>
      </w:pPr>
    </w:p>
    <w:p w:rsidR="00AE563A" w:rsidRDefault="00AE563A" w:rsidP="00AE563A">
      <w:pPr>
        <w:pStyle w:val="Number"/>
        <w:ind w:left="0" w:firstLine="0"/>
      </w:pPr>
    </w:p>
    <w:p w:rsidR="00AE563A" w:rsidRDefault="00AE563A" w:rsidP="00AE563A">
      <w:pPr>
        <w:pStyle w:val="Number"/>
        <w:ind w:firstLine="0"/>
      </w:pPr>
    </w:p>
    <w:p w:rsidR="00AE563A" w:rsidRDefault="00AE563A" w:rsidP="00F5488D">
      <w:pPr>
        <w:pStyle w:val="Number"/>
        <w:numPr>
          <w:ilvl w:val="0"/>
          <w:numId w:val="42"/>
        </w:numPr>
      </w:pPr>
      <w:r>
        <w:t>Right click on the project name and select rebuild.  If the build goes correctly you will see the following in the consol. Note, look at the debug directory</w:t>
      </w:r>
      <w:r w:rsidR="0041158B">
        <w:t xml:space="preserve"> to ensure that the file mpm_example</w:t>
      </w:r>
      <w:r>
        <w:t xml:space="preserve">.out is there. Ignore any warning. </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'Building target: MPM_example.out'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'Invoking: C6000 Linker'</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"C:/ti/CCSv5_4/ccsv5/tools/compiler/c6000_7.4.2/bin/cl6x" -mv6600 --</w:t>
      </w:r>
      <w:proofErr w:type="spellStart"/>
      <w:r w:rsidRPr="0041158B">
        <w:rPr>
          <w:rFonts w:cstheme="minorHAnsi"/>
          <w:color w:val="000000"/>
          <w:lang w:bidi="ar-SA"/>
        </w:rPr>
        <w:t>abi</w:t>
      </w:r>
      <w:proofErr w:type="spellEnd"/>
      <w:r w:rsidRPr="0041158B">
        <w:rPr>
          <w:rFonts w:cstheme="minorHAnsi"/>
          <w:color w:val="000000"/>
          <w:lang w:bidi="ar-SA"/>
        </w:rPr>
        <w:t>=eabi -g --</w:t>
      </w:r>
      <w:proofErr w:type="spellStart"/>
      <w:r w:rsidRPr="0041158B">
        <w:rPr>
          <w:rFonts w:cstheme="minorHAnsi"/>
          <w:color w:val="000000"/>
          <w:lang w:bidi="ar-SA"/>
        </w:rPr>
        <w:t>display_error_number</w:t>
      </w:r>
      <w:proofErr w:type="spellEnd"/>
      <w:r w:rsidRPr="0041158B">
        <w:rPr>
          <w:rFonts w:cstheme="minorHAnsi"/>
          <w:color w:val="000000"/>
          <w:lang w:bidi="ar-SA"/>
        </w:rPr>
        <w:t xml:space="preserve"> --</w:t>
      </w:r>
      <w:proofErr w:type="spellStart"/>
      <w:r w:rsidRPr="0041158B">
        <w:rPr>
          <w:rFonts w:cstheme="minorHAnsi"/>
          <w:color w:val="000000"/>
          <w:lang w:bidi="ar-SA"/>
        </w:rPr>
        <w:t>diag_warning</w:t>
      </w:r>
      <w:proofErr w:type="spellEnd"/>
      <w:r w:rsidRPr="0041158B">
        <w:rPr>
          <w:rFonts w:cstheme="minorHAnsi"/>
          <w:color w:val="000000"/>
          <w:lang w:bidi="ar-SA"/>
        </w:rPr>
        <w:t>=225 --</w:t>
      </w:r>
      <w:proofErr w:type="spellStart"/>
      <w:r w:rsidRPr="0041158B">
        <w:rPr>
          <w:rFonts w:cstheme="minorHAnsi"/>
          <w:color w:val="000000"/>
          <w:lang w:bidi="ar-SA"/>
        </w:rPr>
        <w:t>diag_wrap</w:t>
      </w:r>
      <w:proofErr w:type="spellEnd"/>
      <w:r w:rsidRPr="0041158B">
        <w:rPr>
          <w:rFonts w:cstheme="minorHAnsi"/>
          <w:color w:val="000000"/>
          <w:lang w:bidi="ar-SA"/>
        </w:rPr>
        <w:t>=off -z -</w:t>
      </w:r>
      <w:proofErr w:type="spellStart"/>
      <w:r w:rsidRPr="0041158B">
        <w:rPr>
          <w:rFonts w:cstheme="minorHAnsi"/>
          <w:color w:val="000000"/>
          <w:lang w:bidi="ar-SA"/>
        </w:rPr>
        <w:t>m"MPM_example.map</w:t>
      </w:r>
      <w:proofErr w:type="spellEnd"/>
      <w:r w:rsidRPr="0041158B">
        <w:rPr>
          <w:rFonts w:cstheme="minorHAnsi"/>
          <w:color w:val="000000"/>
          <w:lang w:bidi="ar-SA"/>
        </w:rPr>
        <w:t>" -</w:t>
      </w:r>
      <w:proofErr w:type="spellStart"/>
      <w:r w:rsidRPr="0041158B">
        <w:rPr>
          <w:rFonts w:cstheme="minorHAnsi"/>
          <w:color w:val="000000"/>
          <w:lang w:bidi="ar-SA"/>
        </w:rPr>
        <w:t>i"C</w:t>
      </w:r>
      <w:proofErr w:type="spellEnd"/>
      <w:r w:rsidRPr="0041158B">
        <w:rPr>
          <w:rFonts w:cstheme="minorHAnsi"/>
          <w:color w:val="000000"/>
          <w:lang w:bidi="ar-SA"/>
        </w:rPr>
        <w:t>:/ti/CCSv5_4/ccsv5/tools/compiler/c6000_7.4.2/lib" -</w:t>
      </w:r>
      <w:proofErr w:type="spellStart"/>
      <w:r w:rsidRPr="0041158B">
        <w:rPr>
          <w:rFonts w:cstheme="minorHAnsi"/>
          <w:color w:val="000000"/>
          <w:lang w:bidi="ar-SA"/>
        </w:rPr>
        <w:t>i"C</w:t>
      </w:r>
      <w:proofErr w:type="spellEnd"/>
      <w:r w:rsidRPr="0041158B">
        <w:rPr>
          <w:rFonts w:cstheme="minorHAnsi"/>
          <w:color w:val="000000"/>
          <w:lang w:bidi="ar-SA"/>
        </w:rPr>
        <w:t>:/ti/CCSv5_4/ccsv5/tools/compiler/c6000_7.4.2/include" --</w:t>
      </w:r>
      <w:proofErr w:type="spellStart"/>
      <w:r w:rsidRPr="0041158B">
        <w:rPr>
          <w:rFonts w:cstheme="minorHAnsi"/>
          <w:color w:val="000000"/>
          <w:lang w:bidi="ar-SA"/>
        </w:rPr>
        <w:t>reread_libs</w:t>
      </w:r>
      <w:proofErr w:type="spellEnd"/>
      <w:r w:rsidRPr="0041158B">
        <w:rPr>
          <w:rFonts w:cstheme="minorHAnsi"/>
          <w:color w:val="000000"/>
          <w:lang w:bidi="ar-SA"/>
        </w:rPr>
        <w:t xml:space="preserve"> --</w:t>
      </w:r>
      <w:proofErr w:type="spellStart"/>
      <w:r w:rsidRPr="0041158B">
        <w:rPr>
          <w:rFonts w:cstheme="minorHAnsi"/>
          <w:color w:val="000000"/>
          <w:lang w:bidi="ar-SA"/>
        </w:rPr>
        <w:t>warn_sections</w:t>
      </w:r>
      <w:proofErr w:type="spellEnd"/>
      <w:r w:rsidRPr="0041158B">
        <w:rPr>
          <w:rFonts w:cstheme="minorHAnsi"/>
          <w:color w:val="000000"/>
          <w:lang w:bidi="ar-SA"/>
        </w:rPr>
        <w:t xml:space="preserve"> --</w:t>
      </w:r>
      <w:proofErr w:type="spellStart"/>
      <w:r w:rsidRPr="0041158B">
        <w:rPr>
          <w:rFonts w:cstheme="minorHAnsi"/>
          <w:color w:val="000000"/>
          <w:lang w:bidi="ar-SA"/>
        </w:rPr>
        <w:t>display_error_number</w:t>
      </w:r>
      <w:proofErr w:type="spellEnd"/>
      <w:r w:rsidRPr="0041158B">
        <w:rPr>
          <w:rFonts w:cstheme="minorHAnsi"/>
          <w:color w:val="000000"/>
          <w:lang w:bidi="ar-SA"/>
        </w:rPr>
        <w:t xml:space="preserve"> --</w:t>
      </w:r>
      <w:proofErr w:type="spellStart"/>
      <w:r w:rsidRPr="0041158B">
        <w:rPr>
          <w:rFonts w:cstheme="minorHAnsi"/>
          <w:color w:val="000000"/>
          <w:lang w:bidi="ar-SA"/>
        </w:rPr>
        <w:t>diag_wrap</w:t>
      </w:r>
      <w:proofErr w:type="spellEnd"/>
      <w:r w:rsidRPr="0041158B">
        <w:rPr>
          <w:rFonts w:cstheme="minorHAnsi"/>
          <w:color w:val="000000"/>
          <w:lang w:bidi="ar-SA"/>
        </w:rPr>
        <w:t>=off --</w:t>
      </w:r>
      <w:proofErr w:type="spellStart"/>
      <w:r w:rsidRPr="0041158B">
        <w:rPr>
          <w:rFonts w:cstheme="minorHAnsi"/>
          <w:color w:val="000000"/>
          <w:lang w:bidi="ar-SA"/>
        </w:rPr>
        <w:t>xml_link_info</w:t>
      </w:r>
      <w:proofErr w:type="spellEnd"/>
      <w:r w:rsidRPr="0041158B">
        <w:rPr>
          <w:rFonts w:cstheme="minorHAnsi"/>
          <w:color w:val="000000"/>
          <w:lang w:bidi="ar-SA"/>
        </w:rPr>
        <w:t>="MPM_example_linkInfo.xml" --</w:t>
      </w:r>
      <w:proofErr w:type="spellStart"/>
      <w:r w:rsidRPr="0041158B">
        <w:rPr>
          <w:rFonts w:cstheme="minorHAnsi"/>
          <w:color w:val="000000"/>
          <w:lang w:bidi="ar-SA"/>
        </w:rPr>
        <w:t>rom_model</w:t>
      </w:r>
      <w:proofErr w:type="spellEnd"/>
      <w:r w:rsidRPr="0041158B">
        <w:rPr>
          <w:rFonts w:cstheme="minorHAnsi"/>
          <w:color w:val="000000"/>
          <w:lang w:bidi="ar-SA"/>
        </w:rPr>
        <w:t xml:space="preserve"> -o "MPM_example.out" -l"./</w:t>
      </w:r>
      <w:proofErr w:type="spellStart"/>
      <w:r w:rsidRPr="0041158B">
        <w:rPr>
          <w:rFonts w:cstheme="minorHAnsi"/>
          <w:color w:val="000000"/>
          <w:lang w:bidi="ar-SA"/>
        </w:rPr>
        <w:t>configPkg</w:t>
      </w:r>
      <w:proofErr w:type="spellEnd"/>
      <w:r w:rsidRPr="0041158B">
        <w:rPr>
          <w:rFonts w:cstheme="minorHAnsi"/>
          <w:color w:val="000000"/>
          <w:lang w:bidi="ar-SA"/>
        </w:rPr>
        <w:t>/linker.cmd"  "./main.obj" -</w:t>
      </w:r>
      <w:proofErr w:type="spellStart"/>
      <w:r w:rsidRPr="0041158B">
        <w:rPr>
          <w:rFonts w:cstheme="minorHAnsi"/>
          <w:color w:val="000000"/>
          <w:lang w:bidi="ar-SA"/>
        </w:rPr>
        <w:t>l"libc.a</w:t>
      </w:r>
      <w:proofErr w:type="spellEnd"/>
      <w:r w:rsidRPr="0041158B">
        <w:rPr>
          <w:rFonts w:cstheme="minorHAnsi"/>
          <w:color w:val="000000"/>
          <w:lang w:bidi="ar-SA"/>
        </w:rPr>
        <w:t xml:space="preserve">" </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&lt;Linking&gt;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'Finished building target: MPM_example.out'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 xml:space="preserve">' </w:t>
      </w:r>
      <w:proofErr w:type="spellStart"/>
      <w:r w:rsidRPr="0041158B">
        <w:rPr>
          <w:rFonts w:cstheme="minorHAnsi"/>
          <w:color w:val="000000"/>
          <w:lang w:bidi="ar-SA"/>
        </w:rPr>
        <w:t>'</w:t>
      </w:r>
      <w:proofErr w:type="spellEnd"/>
    </w:p>
    <w:p w:rsidR="0041158B" w:rsidRPr="0041158B" w:rsidRDefault="0041158B" w:rsidP="0041158B">
      <w:pPr>
        <w:autoSpaceDE w:val="0"/>
        <w:autoSpaceDN w:val="0"/>
        <w:adjustRightInd w:val="0"/>
        <w:spacing w:after="0" w:line="240" w:lineRule="auto"/>
        <w:ind w:left="360"/>
        <w:rPr>
          <w:rFonts w:cstheme="minorHAnsi"/>
          <w:lang w:bidi="ar-SA"/>
        </w:rPr>
      </w:pP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 Build Finished ****</w:t>
      </w:r>
    </w:p>
    <w:p w:rsidR="00AE563A" w:rsidRPr="0041158B" w:rsidRDefault="00AE563A" w:rsidP="0041158B">
      <w:pPr>
        <w:pStyle w:val="Number"/>
        <w:ind w:firstLine="0"/>
        <w:rPr>
          <w:rFonts w:asciiTheme="minorHAnsi" w:hAnsiTheme="minorHAnsi" w:cstheme="minorHAnsi"/>
          <w:szCs w:val="22"/>
        </w:rPr>
      </w:pPr>
    </w:p>
    <w:p w:rsidR="0041158B" w:rsidRDefault="0041158B" w:rsidP="00AE563A">
      <w:pPr>
        <w:pStyle w:val="Number"/>
        <w:ind w:firstLine="0"/>
      </w:pPr>
    </w:p>
    <w:p w:rsidR="00AE563A" w:rsidRDefault="0041158B" w:rsidP="00AE563A">
      <w:pPr>
        <w:pStyle w:val="Heading3"/>
        <w:rPr>
          <w:color w:val="0070C0"/>
        </w:rPr>
      </w:pPr>
      <w:bookmarkStart w:id="88" w:name="_Toc371079192"/>
      <w:r>
        <w:rPr>
          <w:color w:val="0070C0"/>
        </w:rPr>
        <w:t>Task 2: Using MPM to load, run and observe results</w:t>
      </w:r>
      <w:bookmarkEnd w:id="88"/>
    </w:p>
    <w:p w:rsidR="00AE563A" w:rsidRPr="00AE563A" w:rsidRDefault="0041158B" w:rsidP="00AE563A">
      <w:r>
        <w:t>In this part, we assume that the EVM is boot in net mode, that is, the file system is on the server and it is mounted to the EVM as used in Lab3</w:t>
      </w:r>
    </w:p>
    <w:p w:rsidR="000D4FCB" w:rsidRDefault="000D4FCB" w:rsidP="00F5488D">
      <w:pPr>
        <w:pStyle w:val="ListParagraph"/>
        <w:numPr>
          <w:ilvl w:val="0"/>
          <w:numId w:val="18"/>
        </w:numPr>
      </w:pPr>
      <w:r>
        <w:t>ftp the out file into the server to /opt/filesys/studentN/bin where N is the student number</w:t>
      </w:r>
    </w:p>
    <w:p w:rsidR="0041158B" w:rsidRDefault="0041158B" w:rsidP="00F5488D">
      <w:pPr>
        <w:pStyle w:val="ListParagraph"/>
        <w:numPr>
          <w:ilvl w:val="0"/>
          <w:numId w:val="18"/>
        </w:numPr>
      </w:pPr>
      <w:r>
        <w:t xml:space="preserve">Reboot the EVM using NFS </w:t>
      </w:r>
    </w:p>
    <w:p w:rsidR="00FC3220" w:rsidRDefault="00FC3220" w:rsidP="00F5488D">
      <w:pPr>
        <w:pStyle w:val="ListParagraph"/>
        <w:numPr>
          <w:ilvl w:val="0"/>
          <w:numId w:val="18"/>
        </w:numPr>
      </w:pPr>
      <w:r>
        <w:t>From the terminal login as root, cd to /bin</w:t>
      </w:r>
    </w:p>
    <w:p w:rsidR="000D4FCB" w:rsidRDefault="00FC3220" w:rsidP="00F5488D">
      <w:pPr>
        <w:pStyle w:val="ListParagraph"/>
        <w:numPr>
          <w:ilvl w:val="0"/>
          <w:numId w:val="18"/>
        </w:numPr>
      </w:pPr>
      <w:r>
        <w:t>Use MPM to reset, load and run core 0 with MPM_example.out  by using</w:t>
      </w:r>
      <w:r w:rsidR="000D4FCB">
        <w:t xml:space="preserve"> the following MPM commands:</w:t>
      </w:r>
    </w:p>
    <w:p w:rsidR="000D4FCB" w:rsidRDefault="000D4FCB" w:rsidP="00F5488D">
      <w:pPr>
        <w:pStyle w:val="ListParagraph"/>
        <w:numPr>
          <w:ilvl w:val="1"/>
          <w:numId w:val="18"/>
        </w:numPr>
      </w:pPr>
      <w:r>
        <w:t>mpmcl reset dsp0</w:t>
      </w:r>
    </w:p>
    <w:p w:rsidR="000D4FCB" w:rsidRDefault="000D4FCB" w:rsidP="00F5488D">
      <w:pPr>
        <w:pStyle w:val="ListParagraph"/>
        <w:numPr>
          <w:ilvl w:val="1"/>
          <w:numId w:val="18"/>
        </w:numPr>
      </w:pPr>
      <w:r>
        <w:t xml:space="preserve">mpmcl load dsp0 </w:t>
      </w:r>
      <w:r w:rsidRPr="001D66B9">
        <w:t>MPM_example.out</w:t>
      </w:r>
    </w:p>
    <w:p w:rsidR="000D4FCB" w:rsidRDefault="000D4FCB" w:rsidP="00F5488D">
      <w:pPr>
        <w:pStyle w:val="ListParagraph"/>
        <w:numPr>
          <w:ilvl w:val="1"/>
          <w:numId w:val="18"/>
        </w:numPr>
      </w:pPr>
      <w:r>
        <w:t>mpmcl run dsp0</w:t>
      </w:r>
    </w:p>
    <w:p w:rsidR="000D4FCB" w:rsidRDefault="000D4FCB" w:rsidP="00F5488D">
      <w:pPr>
        <w:pStyle w:val="ListParagraph"/>
        <w:numPr>
          <w:ilvl w:val="0"/>
          <w:numId w:val="18"/>
        </w:numPr>
      </w:pPr>
      <w:r>
        <w:t>After the end of run look at the trace buffer printing by using the following command</w:t>
      </w:r>
    </w:p>
    <w:p w:rsidR="000D4FCB" w:rsidRDefault="000D4FCB" w:rsidP="000D4FCB">
      <w:pPr>
        <w:ind w:left="1440"/>
      </w:pPr>
      <w:proofErr w:type="gramStart"/>
      <w:r>
        <w:t>cat  /</w:t>
      </w:r>
      <w:proofErr w:type="gramEnd"/>
      <w:r>
        <w:t>debug/</w:t>
      </w:r>
      <w:proofErr w:type="spellStart"/>
      <w:r>
        <w:t>remoteproc</w:t>
      </w:r>
      <w:proofErr w:type="spellEnd"/>
      <w:r>
        <w:t>/remoteproc0/trace0</w:t>
      </w:r>
    </w:p>
    <w:p w:rsidR="00FC3220" w:rsidRDefault="00FC3220" w:rsidP="00FC3220">
      <w:pPr>
        <w:pStyle w:val="ListParagraph"/>
      </w:pPr>
    </w:p>
    <w:p w:rsidR="000D4FCB" w:rsidRDefault="000D4FCB" w:rsidP="00F5488D">
      <w:pPr>
        <w:pStyle w:val="ListParagraph"/>
        <w:numPr>
          <w:ilvl w:val="0"/>
          <w:numId w:val="18"/>
        </w:numPr>
      </w:pPr>
      <w:r>
        <w:t>Change the main.c file as you wish, build it again, ftp to the file system (step 7) load the code to a different dsp (use N here) and run it:</w:t>
      </w:r>
    </w:p>
    <w:p w:rsidR="000D4FCB" w:rsidRDefault="000D4FCB" w:rsidP="00F5488D">
      <w:pPr>
        <w:pStyle w:val="ListParagraph"/>
        <w:numPr>
          <w:ilvl w:val="1"/>
          <w:numId w:val="18"/>
        </w:numPr>
      </w:pPr>
      <w:r>
        <w:t xml:space="preserve">mpmcl reset </w:t>
      </w:r>
      <w:proofErr w:type="spellStart"/>
      <w:r>
        <w:t>dspN</w:t>
      </w:r>
      <w:proofErr w:type="spellEnd"/>
    </w:p>
    <w:p w:rsidR="000D4FCB" w:rsidRDefault="000D4FCB" w:rsidP="00F5488D">
      <w:pPr>
        <w:pStyle w:val="ListParagraph"/>
        <w:numPr>
          <w:ilvl w:val="1"/>
          <w:numId w:val="18"/>
        </w:numPr>
      </w:pPr>
      <w:r>
        <w:t xml:space="preserve">mpmcl load </w:t>
      </w:r>
      <w:proofErr w:type="spellStart"/>
      <w:r>
        <w:t>dspN</w:t>
      </w:r>
      <w:proofErr w:type="spellEnd"/>
      <w:r>
        <w:t xml:space="preserve"> </w:t>
      </w:r>
      <w:r w:rsidRPr="001D66B9">
        <w:t>MPM_example.out</w:t>
      </w:r>
    </w:p>
    <w:p w:rsidR="000D4FCB" w:rsidRDefault="000D4FCB" w:rsidP="00F5488D">
      <w:pPr>
        <w:pStyle w:val="ListParagraph"/>
        <w:numPr>
          <w:ilvl w:val="1"/>
          <w:numId w:val="18"/>
        </w:numPr>
      </w:pPr>
      <w:r>
        <w:t xml:space="preserve">mpmcl run </w:t>
      </w:r>
      <w:proofErr w:type="spellStart"/>
      <w:r>
        <w:t>dspN</w:t>
      </w:r>
      <w:proofErr w:type="spellEnd"/>
    </w:p>
    <w:p w:rsidR="000D4FCB" w:rsidRDefault="000D4FCB" w:rsidP="00F5488D">
      <w:pPr>
        <w:pStyle w:val="ListParagraph"/>
        <w:numPr>
          <w:ilvl w:val="1"/>
          <w:numId w:val="18"/>
        </w:numPr>
      </w:pPr>
      <w:r>
        <w:t>After the end of run look at the trace buffer printing by using the following command</w:t>
      </w:r>
    </w:p>
    <w:p w:rsidR="000D4FCB" w:rsidRDefault="000D4FCB" w:rsidP="000D4FCB">
      <w:pPr>
        <w:ind w:left="1440"/>
      </w:pPr>
      <w:proofErr w:type="gramStart"/>
      <w:r>
        <w:t>cat  /</w:t>
      </w:r>
      <w:proofErr w:type="gramEnd"/>
      <w:r>
        <w:t>debug/</w:t>
      </w:r>
      <w:proofErr w:type="spellStart"/>
      <w:r>
        <w:t>remoteproc</w:t>
      </w:r>
      <w:proofErr w:type="spellEnd"/>
      <w:r>
        <w:t>/</w:t>
      </w:r>
      <w:proofErr w:type="spellStart"/>
      <w:r>
        <w:t>remoteprocN</w:t>
      </w:r>
      <w:proofErr w:type="spellEnd"/>
      <w:r>
        <w:t>/trace0</w:t>
      </w:r>
    </w:p>
    <w:p w:rsidR="002D357D" w:rsidRDefault="002D357D">
      <w:r>
        <w:br w:type="page"/>
      </w:r>
    </w:p>
    <w:p w:rsidR="000D4FCB" w:rsidRDefault="000D4FCB" w:rsidP="000D4FCB">
      <w:pPr>
        <w:ind w:left="1440"/>
      </w:pPr>
    </w:p>
    <w:p w:rsidR="008F78C2" w:rsidRDefault="008F78C2" w:rsidP="008F78C2">
      <w:pPr>
        <w:pStyle w:val="Heading1"/>
      </w:pPr>
      <w:bookmarkStart w:id="89" w:name="_Toc357707368"/>
      <w:bookmarkStart w:id="90" w:name="_Toc371079193"/>
      <w:r>
        <w:t xml:space="preserve">Lab 6 – Using MPM server </w:t>
      </w:r>
      <w:r w:rsidR="00D570ED">
        <w:t>and s</w:t>
      </w:r>
      <w:r>
        <w:t>hare DDR between DSP and ARM</w:t>
      </w:r>
    </w:p>
    <w:p w:rsidR="008F78C2" w:rsidRDefault="008F78C2" w:rsidP="008F78C2">
      <w:r>
        <w:t>In this lab you buil</w:t>
      </w:r>
      <w:r w:rsidR="00D570ED">
        <w:t>d a DSP project similar to Lab 4 that uses the DDR. Unlike the previous Lab where the code and the data were only in L2, in this lab some DDR is used by the DSP</w:t>
      </w:r>
      <w:r>
        <w:t xml:space="preserve">. </w:t>
      </w:r>
    </w:p>
    <w:p w:rsidR="008F78C2" w:rsidRDefault="008F78C2" w:rsidP="008F78C2">
      <w:pPr>
        <w:pStyle w:val="Heading2"/>
      </w:pPr>
      <w:r>
        <w:t>Purpose</w:t>
      </w:r>
    </w:p>
    <w:p w:rsidR="008F78C2" w:rsidRDefault="008F78C2" w:rsidP="008F78C2">
      <w:r>
        <w:t xml:space="preserve">Building a DSP code that is </w:t>
      </w:r>
      <w:r w:rsidR="00D570ED">
        <w:t xml:space="preserve">uses the DDR and is </w:t>
      </w:r>
      <w:r>
        <w:t xml:space="preserve">managed by the ARM. </w:t>
      </w:r>
    </w:p>
    <w:p w:rsidR="00D570ED" w:rsidRDefault="00D570ED" w:rsidP="00D570ED">
      <w:pPr>
        <w:pStyle w:val="Heading3"/>
        <w:rPr>
          <w:color w:val="0070C0"/>
        </w:rPr>
      </w:pPr>
      <w:r>
        <w:rPr>
          <w:color w:val="0070C0"/>
        </w:rPr>
        <w:t>Linux and DSP simple memory management</w:t>
      </w:r>
    </w:p>
    <w:p w:rsidR="00D570ED" w:rsidRDefault="00D570ED" w:rsidP="00D570ED">
      <w:r>
        <w:t>The previous project uses private L2 memory for program and data. This DSP projects uses DDR.  How does the system manage the DDR resources between the DSP and the ARM?</w:t>
      </w:r>
    </w:p>
    <w:p w:rsidR="00D570ED" w:rsidRDefault="00D570ED" w:rsidP="00D570ED">
      <w:r>
        <w:t>The Linux uses part of the DDR, so if a DSP program uses some of the DDR, it must tell the Linux.  This is done in the U-BOOT environment.</w:t>
      </w:r>
    </w:p>
    <w:p w:rsidR="00D570ED" w:rsidRDefault="00D570ED" w:rsidP="00D570ED">
      <w:r>
        <w:t>To do it correctly, the user must follow the following steps:</w:t>
      </w:r>
    </w:p>
    <w:p w:rsidR="00D570ED" w:rsidRDefault="00D570ED" w:rsidP="00D570ED">
      <w:pPr>
        <w:pStyle w:val="ListParagraph"/>
        <w:numPr>
          <w:ilvl w:val="0"/>
          <w:numId w:val="51"/>
        </w:numPr>
      </w:pPr>
      <w:r>
        <w:t>Stop autoboot and look at the messages from the U-BOOT. It looks like the following:</w:t>
      </w:r>
    </w:p>
    <w:p w:rsidR="00D570ED" w:rsidRDefault="00D570ED" w:rsidP="00D570ED"/>
    <w:p w:rsidR="00D570ED" w:rsidRDefault="00D570ED" w:rsidP="00D570ED">
      <w:r>
        <w:t>I2C:   ready</w:t>
      </w:r>
    </w:p>
    <w:p w:rsidR="00D570ED" w:rsidRDefault="00D570ED" w:rsidP="00D570ED">
      <w:r>
        <w:t>Detected SO-DIMM []</w:t>
      </w:r>
    </w:p>
    <w:p w:rsidR="00D570ED" w:rsidRPr="00B7320C" w:rsidRDefault="00D570ED" w:rsidP="00D570ED">
      <w:pPr>
        <w:rPr>
          <w:b/>
        </w:rPr>
      </w:pPr>
      <w:r w:rsidRPr="00B7320C">
        <w:rPr>
          <w:b/>
        </w:rPr>
        <w:t>DRAM:  1 GiB</w:t>
      </w:r>
    </w:p>
    <w:p w:rsidR="00D570ED" w:rsidRDefault="00D570ED" w:rsidP="00D570ED">
      <w:r>
        <w:t>NAND:  512 MiB</w:t>
      </w:r>
    </w:p>
    <w:p w:rsidR="00D570ED" w:rsidRDefault="00D570ED" w:rsidP="00D570ED">
      <w:r>
        <w:t>Net:   TCI6638_EMAC, TCI6638_EMAC1</w:t>
      </w:r>
    </w:p>
    <w:p w:rsidR="00D570ED" w:rsidRDefault="00D570ED" w:rsidP="00D570ED">
      <w:r>
        <w:t>Hit any key to stop autoboot:  0</w:t>
      </w:r>
    </w:p>
    <w:p w:rsidR="00D570ED" w:rsidRDefault="00D570ED" w:rsidP="00D570ED">
      <w:r>
        <w:t>The size of the DRAM is 1 GiB in this case. It can be 2G or 8 G depends on the EVM revision</w:t>
      </w:r>
    </w:p>
    <w:p w:rsidR="00D570ED" w:rsidRDefault="00D570ED" w:rsidP="00D570ED"/>
    <w:p w:rsidR="00D570ED" w:rsidRDefault="00D570ED" w:rsidP="00D570ED">
      <w:pPr>
        <w:pStyle w:val="ListParagraph"/>
        <w:numPr>
          <w:ilvl w:val="0"/>
          <w:numId w:val="51"/>
        </w:numPr>
      </w:pPr>
      <w:r>
        <w:t xml:space="preserve">Now determine how much DRAM the DSP needs. Obviously it must be less than the total DRAM in the EVM. Assume that the LINUX uses 512M and the DSP will use 512M. The user must tell the U-BOOT that 512M is reserved for the DSP.  </w:t>
      </w:r>
    </w:p>
    <w:p w:rsidR="00D570ED" w:rsidRDefault="00D570ED" w:rsidP="00D570ED">
      <w:pPr>
        <w:pStyle w:val="ListParagraph"/>
        <w:numPr>
          <w:ilvl w:val="0"/>
          <w:numId w:val="51"/>
        </w:numPr>
      </w:pPr>
      <w:r>
        <w:t>After stopping the autoboot, configure the memory that is assigned to the DSP (if it is not configured already)</w:t>
      </w:r>
    </w:p>
    <w:p w:rsidR="00D570ED" w:rsidRDefault="00D570ED" w:rsidP="00D570ED">
      <w:r>
        <w:t>setenv   mem_reserve   512M   (For EVM with 2G DRAM it can be 1536M or even larger if the DRAM is more than 2G)</w:t>
      </w:r>
    </w:p>
    <w:p w:rsidR="00D570ED" w:rsidRDefault="00D570ED" w:rsidP="00D570ED">
      <w:proofErr w:type="gramStart"/>
      <w:r>
        <w:lastRenderedPageBreak/>
        <w:t>saveenv</w:t>
      </w:r>
      <w:proofErr w:type="gramEnd"/>
      <w:r>
        <w:t xml:space="preserve">   and boot</w:t>
      </w:r>
    </w:p>
    <w:p w:rsidR="00D570ED" w:rsidRDefault="00D570ED" w:rsidP="00D570ED"/>
    <w:p w:rsidR="00D570ED" w:rsidRDefault="00D570ED" w:rsidP="00D570ED">
      <w:pPr>
        <w:pStyle w:val="ListParagraph"/>
        <w:numPr>
          <w:ilvl w:val="0"/>
          <w:numId w:val="51"/>
        </w:numPr>
      </w:pPr>
      <w:r>
        <w:t>The memory that is reserved for the DSP is located at the end of the available memory. For the 1G DRAM case, available memory is between 0x80000000 and 0xbfffffff, so the 512M reserved for the DSP start at address 0xa0000000 to address 0xbfffffff</w:t>
      </w:r>
    </w:p>
    <w:p w:rsidR="00D570ED" w:rsidRDefault="00BC1613" w:rsidP="00D570ED">
      <w:pPr>
        <w:pStyle w:val="ListParagraph"/>
        <w:numPr>
          <w:ilvl w:val="0"/>
          <w:numId w:val="51"/>
        </w:numPr>
      </w:pPr>
      <w:r>
        <w:t>MMU</w:t>
      </w:r>
    </w:p>
    <w:p w:rsidR="00D570ED" w:rsidRDefault="00D570ED" w:rsidP="00D570ED">
      <w:pPr>
        <w:pStyle w:val="ListParagraph"/>
        <w:numPr>
          <w:ilvl w:val="0"/>
          <w:numId w:val="51"/>
        </w:numPr>
      </w:pPr>
      <w:r>
        <w:t>Building the DSP code – Next we need to build the DSP code and ensure that it uses only the assigned DDR.  One way to do it when using RTSC is to re-define the platform.  The release platform defines DDR starting at 0x80000000 and with size 0x80000000. One way is to modify this platform</w:t>
      </w:r>
    </w:p>
    <w:p w:rsidR="00D570ED" w:rsidRDefault="00D570ED" w:rsidP="00D570ED">
      <w:pPr>
        <w:pStyle w:val="ListParagraph"/>
        <w:numPr>
          <w:ilvl w:val="0"/>
          <w:numId w:val="51"/>
        </w:numPr>
      </w:pPr>
      <w:r>
        <w:t xml:space="preserve">To modify the platform go to the debug prospective, tools -&gt; RTSC Tools -&gt;platform -&gt; edit/view. Make sure that the repository is the location of </w:t>
      </w:r>
      <w:proofErr w:type="spellStart"/>
      <w:r>
        <w:t>XDCTools</w:t>
      </w:r>
      <w:proofErr w:type="spellEnd"/>
      <w:r>
        <w:t xml:space="preserve">/packages (in MCSDK_3_14 setting it is in </w:t>
      </w:r>
      <w:r w:rsidRPr="00925730">
        <w:rPr>
          <w:i/>
        </w:rPr>
        <w:t>“MCSDK_3_14\xdctools_3_25_02_70\packages”</w:t>
      </w:r>
      <w:r>
        <w:rPr>
          <w:i/>
        </w:rPr>
        <w:t xml:space="preserve"> </w:t>
      </w:r>
      <w:r>
        <w:t xml:space="preserve">and click on package Name. Chose the package that corresponds to the EVM, (the current EVM </w:t>
      </w:r>
      <w:proofErr w:type="gramStart"/>
      <w:r>
        <w:t xml:space="preserve">is  </w:t>
      </w:r>
      <w:r w:rsidRPr="007C617A">
        <w:rPr>
          <w:i/>
        </w:rPr>
        <w:t>ti.platforms.evmtci6638K2K</w:t>
      </w:r>
      <w:proofErr w:type="gramEnd"/>
      <w:r>
        <w:t>) CPU core is CPU and click NEXT.  Change the platform as illustrated in the following screen shot</w:t>
      </w:r>
    </w:p>
    <w:p w:rsidR="00D570ED" w:rsidRDefault="00D570ED" w:rsidP="00D570ED">
      <w:r>
        <w:rPr>
          <w:noProof/>
          <w:lang w:bidi="ar-SA"/>
        </w:rPr>
        <w:lastRenderedPageBreak/>
        <w:drawing>
          <wp:inline distT="0" distB="0" distL="0" distR="0">
            <wp:extent cx="5762625" cy="5953125"/>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62625" cy="5953125"/>
                    </a:xfrm>
                    <a:prstGeom prst="rect">
                      <a:avLst/>
                    </a:prstGeom>
                    <a:noFill/>
                    <a:ln w="9525">
                      <a:noFill/>
                      <a:miter lim="800000"/>
                      <a:headEnd/>
                      <a:tailEnd/>
                    </a:ln>
                  </pic:spPr>
                </pic:pic>
              </a:graphicData>
            </a:graphic>
          </wp:inline>
        </w:drawing>
      </w:r>
    </w:p>
    <w:p w:rsidR="00D570ED" w:rsidRDefault="00D570ED" w:rsidP="00D570ED"/>
    <w:p w:rsidR="00D570ED" w:rsidRDefault="00D570ED" w:rsidP="00D570ED">
      <w:pPr>
        <w:pStyle w:val="ListParagraph"/>
        <w:numPr>
          <w:ilvl w:val="0"/>
          <w:numId w:val="51"/>
        </w:numPr>
      </w:pPr>
      <w:r>
        <w:t>In a link command file XXX.cmd make sure that all DDR sections are assigned to the memory DDR3_ForDSP (in the case above). Verify the correct address in the map file after rebuilding the project</w:t>
      </w:r>
    </w:p>
    <w:p w:rsidR="00D570ED" w:rsidRDefault="00D570ED" w:rsidP="00D570ED">
      <w:pPr>
        <w:pStyle w:val="ListParagraph"/>
        <w:numPr>
          <w:ilvl w:val="0"/>
          <w:numId w:val="51"/>
        </w:numPr>
      </w:pPr>
      <w:r>
        <w:t>As was mention before, the DSP in this Lab does not use the DDR, so for this lab, the above procedure is not necessary (But can be used as reference for more complex projects)</w:t>
      </w:r>
    </w:p>
    <w:p w:rsidR="00D570ED" w:rsidRPr="00925730" w:rsidRDefault="00D570ED" w:rsidP="00D570ED"/>
    <w:p w:rsidR="008F78C2" w:rsidRDefault="008F78C2" w:rsidP="008F78C2">
      <w:r>
        <w:t xml:space="preserve">  </w:t>
      </w:r>
    </w:p>
    <w:p w:rsidR="008F78C2" w:rsidRDefault="008F78C2" w:rsidP="008F78C2">
      <w:pPr>
        <w:pStyle w:val="Heading2"/>
      </w:pPr>
      <w:r>
        <w:lastRenderedPageBreak/>
        <w:t>II. Project Files</w:t>
      </w:r>
    </w:p>
    <w:p w:rsidR="008F78C2" w:rsidRDefault="008F78C2" w:rsidP="008F78C2">
      <w:r>
        <w:t>The following files are used in this lab:</w:t>
      </w:r>
    </w:p>
    <w:p w:rsidR="008F78C2" w:rsidRDefault="008F78C2" w:rsidP="008F78C2">
      <w:pPr>
        <w:pStyle w:val="ListParagraph"/>
        <w:numPr>
          <w:ilvl w:val="0"/>
          <w:numId w:val="38"/>
        </w:numPr>
        <w:suppressAutoHyphens/>
        <w:spacing w:before="180" w:after="60" w:line="240" w:lineRule="auto"/>
        <w:ind w:firstLine="0"/>
      </w:pPr>
      <w:r>
        <w:t>Main.c</w:t>
      </w:r>
    </w:p>
    <w:p w:rsidR="008F78C2" w:rsidRDefault="008F78C2" w:rsidP="008F78C2">
      <w:pPr>
        <w:pStyle w:val="ListParagraph"/>
        <w:numPr>
          <w:ilvl w:val="0"/>
          <w:numId w:val="38"/>
        </w:numPr>
        <w:suppressAutoHyphens/>
        <w:spacing w:before="180" w:after="60" w:line="240" w:lineRule="auto"/>
        <w:ind w:firstLine="0"/>
      </w:pPr>
      <w:r w:rsidRPr="00AE563A">
        <w:t>mpmsrv_keystone2_example1.cfg</w:t>
      </w:r>
    </w:p>
    <w:p w:rsidR="008F78C2" w:rsidRPr="00B20FBC" w:rsidRDefault="008F78C2" w:rsidP="008F78C2">
      <w:pPr>
        <w:pStyle w:val="Heading3"/>
      </w:pPr>
      <w:r w:rsidRPr="00B20FBC">
        <w:t>Task 1: Build and Run the Project</w:t>
      </w:r>
    </w:p>
    <w:p w:rsidR="008F78C2" w:rsidRDefault="008F78C2" w:rsidP="008F78C2">
      <w:pPr>
        <w:pStyle w:val="Number"/>
        <w:numPr>
          <w:ilvl w:val="0"/>
          <w:numId w:val="39"/>
        </w:numPr>
      </w:pPr>
      <w:r>
        <w:t>ftp into the Ubuntu server and get all the files that are in directory /usr/local/projects/DSP/mpm  into a local directory on your Laptop c;\ti\labs\</w:t>
      </w:r>
      <w:proofErr w:type="spellStart"/>
      <w:r>
        <w:t>mpm_example</w:t>
      </w:r>
      <w:proofErr w:type="spellEnd"/>
      <w:r>
        <w:t>.  If this directory does not exist, create it</w:t>
      </w:r>
    </w:p>
    <w:p w:rsidR="008F78C2" w:rsidRDefault="008F78C2" w:rsidP="008F78C2">
      <w:pPr>
        <w:pStyle w:val="Number"/>
        <w:numPr>
          <w:ilvl w:val="0"/>
          <w:numId w:val="39"/>
        </w:numPr>
      </w:pPr>
      <w:r>
        <w:t>Open CCS.</w:t>
      </w:r>
    </w:p>
    <w:p w:rsidR="008F78C2" w:rsidRDefault="008F78C2" w:rsidP="008F78C2">
      <w:pPr>
        <w:pStyle w:val="Number"/>
        <w:numPr>
          <w:ilvl w:val="0"/>
          <w:numId w:val="4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8F78C2" w:rsidRDefault="008F78C2" w:rsidP="008F78C2">
      <w:pPr>
        <w:pStyle w:val="Number"/>
        <w:numPr>
          <w:ilvl w:val="0"/>
          <w:numId w:val="40"/>
        </w:numPr>
      </w:pPr>
      <w:r>
        <w:t xml:space="preserve">Enter </w:t>
      </w:r>
      <w:proofErr w:type="spellStart"/>
      <w:r>
        <w:rPr>
          <w:i/>
        </w:rPr>
        <w:t>mpm_example</w:t>
      </w:r>
      <w:proofErr w:type="spellEnd"/>
      <w:r>
        <w:rPr>
          <w:i/>
        </w:rPr>
        <w:t xml:space="preserve"> </w:t>
      </w:r>
      <w:r>
        <w:t xml:space="preserve">as a </w:t>
      </w:r>
      <w:r w:rsidRPr="00D06393">
        <w:rPr>
          <w:i/>
        </w:rPr>
        <w:t>Project Name</w:t>
      </w:r>
      <w:r>
        <w:t>.</w:t>
      </w:r>
    </w:p>
    <w:p w:rsidR="008F78C2" w:rsidRDefault="008F78C2" w:rsidP="008F78C2">
      <w:pPr>
        <w:pStyle w:val="Number"/>
        <w:numPr>
          <w:ilvl w:val="0"/>
          <w:numId w:val="40"/>
        </w:numPr>
      </w:pPr>
      <w:r>
        <w:t xml:space="preserve">Click the check box to </w:t>
      </w:r>
      <w:r>
        <w:rPr>
          <w:i/>
        </w:rPr>
        <w:t>Use default location.</w:t>
      </w:r>
    </w:p>
    <w:p w:rsidR="008F78C2" w:rsidRDefault="008F78C2" w:rsidP="008F78C2">
      <w:pPr>
        <w:pStyle w:val="Number"/>
        <w:numPr>
          <w:ilvl w:val="0"/>
          <w:numId w:val="40"/>
        </w:numPr>
      </w:pPr>
      <w:r>
        <w:t xml:space="preserve">Set the </w:t>
      </w:r>
      <w:r>
        <w:rPr>
          <w:i/>
        </w:rPr>
        <w:t xml:space="preserve">Family to C6000 </w:t>
      </w:r>
      <w:r>
        <w:t>and</w:t>
      </w:r>
      <w:r>
        <w:rPr>
          <w:i/>
        </w:rPr>
        <w:t xml:space="preserve"> Variant </w:t>
      </w:r>
      <w:r>
        <w:t xml:space="preserve">to </w:t>
      </w:r>
      <w:r>
        <w:rPr>
          <w:i/>
        </w:rPr>
        <w:t xml:space="preserve">Generic C66xxx Device </w:t>
      </w:r>
    </w:p>
    <w:p w:rsidR="008F78C2" w:rsidRDefault="008F78C2" w:rsidP="008F78C2">
      <w:pPr>
        <w:pStyle w:val="Number"/>
        <w:numPr>
          <w:ilvl w:val="0"/>
          <w:numId w:val="40"/>
        </w:numPr>
      </w:pPr>
      <w:r>
        <w:t xml:space="preserve">Then press </w:t>
      </w:r>
      <w:r w:rsidRPr="001235D6">
        <w:rPr>
          <w:i/>
        </w:rPr>
        <w:t xml:space="preserve">Finish </w:t>
      </w:r>
      <w:r>
        <w:t>to create the new project</w:t>
      </w:r>
    </w:p>
    <w:p w:rsidR="008F78C2" w:rsidRDefault="008F78C2" w:rsidP="008F78C2">
      <w:pPr>
        <w:pStyle w:val="Number"/>
        <w:numPr>
          <w:ilvl w:val="0"/>
          <w:numId w:val="41"/>
        </w:numPr>
      </w:pPr>
      <w:r>
        <w:t xml:space="preserve">Then in the </w:t>
      </w:r>
      <w:r>
        <w:rPr>
          <w:i/>
        </w:rPr>
        <w:t>Project Explorer</w:t>
      </w:r>
      <w:r>
        <w:t xml:space="preserve"> view, right-click on the newly-created </w:t>
      </w:r>
      <w:proofErr w:type="spellStart"/>
      <w:r>
        <w:rPr>
          <w:i/>
        </w:rPr>
        <w:t>mpm_example</w:t>
      </w:r>
      <w:proofErr w:type="spellEnd"/>
      <w:r>
        <w:t xml:space="preserve"> project, and click on </w:t>
      </w:r>
      <w:r>
        <w:rPr>
          <w:i/>
        </w:rPr>
        <w:t>Add Files…</w:t>
      </w:r>
    </w:p>
    <w:p w:rsidR="008F78C2" w:rsidRDefault="008F78C2" w:rsidP="008F78C2">
      <w:pPr>
        <w:pStyle w:val="Number"/>
        <w:numPr>
          <w:ilvl w:val="0"/>
          <w:numId w:val="41"/>
        </w:numPr>
      </w:pPr>
      <w:r>
        <w:t xml:space="preserve">Browse to ‘C:\ti\labs\mpm_example,’ select all the files in this directory, and click </w:t>
      </w:r>
      <w:r w:rsidRPr="00DB4BB1">
        <w:rPr>
          <w:i/>
        </w:rPr>
        <w:t>Open</w:t>
      </w:r>
      <w:r>
        <w:t xml:space="preserve">. When prompted how files should be imported into the project, leave it as default of </w:t>
      </w:r>
      <w:r>
        <w:rPr>
          <w:i/>
        </w:rPr>
        <w:t xml:space="preserve">Copy File. </w:t>
      </w:r>
      <w:r w:rsidRPr="00DF641D">
        <w:t>If you defined the new project with main.c</w:t>
      </w:r>
      <w:r>
        <w:rPr>
          <w:i/>
        </w:rPr>
        <w:t xml:space="preserve"> </w:t>
      </w:r>
      <w:r>
        <w:t>remove the main.c file that may be created.</w:t>
      </w:r>
    </w:p>
    <w:p w:rsidR="008F78C2" w:rsidRDefault="008F78C2" w:rsidP="008F78C2">
      <w:pPr>
        <w:pStyle w:val="Number"/>
        <w:numPr>
          <w:ilvl w:val="0"/>
          <w:numId w:val="41"/>
        </w:numPr>
      </w:pPr>
      <w:r>
        <w:t xml:space="preserve">As soon as the file </w:t>
      </w:r>
      <w:r w:rsidRPr="00AE563A">
        <w:t>mpmsrv_keystone2_example1</w:t>
      </w:r>
      <w:r>
        <w:t>.cfg imported into the project, CCS will ask you to enable RTSC support, Select yes.</w:t>
      </w:r>
    </w:p>
    <w:p w:rsidR="008F78C2" w:rsidRDefault="008F78C2" w:rsidP="008F78C2">
      <w:pPr>
        <w:pStyle w:val="Number"/>
        <w:ind w:firstLine="0"/>
        <w:rPr>
          <w:noProof/>
        </w:rPr>
      </w:pPr>
    </w:p>
    <w:p w:rsidR="008F78C2" w:rsidRDefault="008F78C2" w:rsidP="008F78C2">
      <w:pPr>
        <w:pStyle w:val="Number"/>
        <w:ind w:firstLine="0"/>
        <w:rPr>
          <w:noProof/>
        </w:rPr>
      </w:pPr>
    </w:p>
    <w:p w:rsidR="008F78C2" w:rsidRDefault="008F78C2" w:rsidP="008F78C2">
      <w:pPr>
        <w:pStyle w:val="Number"/>
        <w:ind w:firstLine="0"/>
      </w:pPr>
    </w:p>
    <w:p w:rsidR="008F78C2" w:rsidRDefault="008F78C2" w:rsidP="008F78C2">
      <w:pPr>
        <w:pStyle w:val="Number"/>
        <w:ind w:firstLine="0"/>
      </w:pPr>
    </w:p>
    <w:p w:rsidR="008F78C2" w:rsidRDefault="008F78C2" w:rsidP="008F78C2">
      <w:pPr>
        <w:pStyle w:val="Number"/>
        <w:ind w:firstLine="0"/>
      </w:pPr>
    </w:p>
    <w:p w:rsidR="008F78C2" w:rsidRPr="00C1605B" w:rsidRDefault="008F78C2" w:rsidP="008F78C2">
      <w:pPr>
        <w:pStyle w:val="Number"/>
        <w:ind w:firstLine="0"/>
      </w:pPr>
    </w:p>
    <w:p w:rsidR="008F78C2" w:rsidRDefault="008F78C2" w:rsidP="008F78C2">
      <w:pPr>
        <w:pStyle w:val="Number"/>
        <w:numPr>
          <w:ilvl w:val="0"/>
          <w:numId w:val="42"/>
        </w:numPr>
      </w:pPr>
      <w:r>
        <w:t>Open project properties and select general-&gt;RTSC. Look at the RTSC modules that are selected in the screen shot below and make sure that you select ONLY the same RTSC modules (or packages). When a project starts, RTSC attempt to include all the modules in the release, so unselect any module that is not in the screen shot. Note, the location of the TARGET CONTENT BASE should reflect the location of CCS in your system.</w:t>
      </w:r>
    </w:p>
    <w:p w:rsidR="008F78C2" w:rsidRDefault="008F78C2" w:rsidP="008F78C2">
      <w:pPr>
        <w:pStyle w:val="Number"/>
        <w:ind w:firstLine="0"/>
      </w:pPr>
      <w:r>
        <w:lastRenderedPageBreak/>
        <w:t xml:space="preserve"> </w:t>
      </w:r>
      <w:r>
        <w:rPr>
          <w:noProof/>
        </w:rPr>
        <w:drawing>
          <wp:inline distT="0" distB="0" distL="0" distR="0">
            <wp:extent cx="4191000" cy="59626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8F78C2" w:rsidRDefault="008F78C2" w:rsidP="008F78C2">
      <w:pPr>
        <w:pStyle w:val="Number"/>
        <w:numPr>
          <w:ilvl w:val="0"/>
          <w:numId w:val="42"/>
        </w:numPr>
        <w:ind w:firstLine="0"/>
      </w:pPr>
      <w:r>
        <w:t xml:space="preserve">Click on the platform tab and select </w:t>
      </w:r>
      <w:r w:rsidRPr="001235D6">
        <w:rPr>
          <w:b/>
          <w:i/>
        </w:rPr>
        <w:t xml:space="preserve">ti.platform.evmTCI6638K2K  </w:t>
      </w:r>
      <w:r>
        <w:t xml:space="preserve">platform </w:t>
      </w:r>
    </w:p>
    <w:p w:rsidR="008F78C2" w:rsidRDefault="008F78C2" w:rsidP="008F78C2">
      <w:pPr>
        <w:pStyle w:val="Number"/>
        <w:ind w:left="720" w:firstLine="0"/>
      </w:pPr>
    </w:p>
    <w:p w:rsidR="008F78C2" w:rsidRDefault="008F78C2" w:rsidP="008F78C2">
      <w:pPr>
        <w:pStyle w:val="Number"/>
        <w:ind w:left="720" w:firstLine="0"/>
      </w:pPr>
      <w:r w:rsidRPr="001235D6">
        <w:rPr>
          <w:highlight w:val="yellow"/>
        </w:rPr>
        <w:t xml:space="preserve">Note – 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w:t>
      </w:r>
      <w:proofErr w:type="gramStart"/>
      <w:r w:rsidRPr="001235D6">
        <w:rPr>
          <w:highlight w:val="yellow"/>
        </w:rPr>
        <w:t>More about it later.</w:t>
      </w:r>
      <w:proofErr w:type="gramEnd"/>
    </w:p>
    <w:p w:rsidR="008F78C2" w:rsidRDefault="008F78C2" w:rsidP="008F78C2">
      <w:pPr>
        <w:pStyle w:val="Number"/>
        <w:ind w:firstLine="0"/>
      </w:pPr>
    </w:p>
    <w:p w:rsidR="008F78C2" w:rsidRDefault="008F78C2" w:rsidP="008F78C2">
      <w:pPr>
        <w:pStyle w:val="Number"/>
        <w:ind w:firstLine="0"/>
      </w:pPr>
    </w:p>
    <w:p w:rsidR="008F78C2" w:rsidRDefault="008F78C2" w:rsidP="008F78C2">
      <w:pPr>
        <w:pStyle w:val="Number"/>
        <w:ind w:left="0" w:firstLine="0"/>
      </w:pPr>
    </w:p>
    <w:p w:rsidR="008F78C2" w:rsidRDefault="008F78C2" w:rsidP="008F78C2">
      <w:pPr>
        <w:pStyle w:val="Number"/>
        <w:ind w:firstLine="0"/>
      </w:pPr>
    </w:p>
    <w:p w:rsidR="008F78C2" w:rsidRDefault="008F78C2" w:rsidP="008F78C2">
      <w:pPr>
        <w:pStyle w:val="Number"/>
        <w:numPr>
          <w:ilvl w:val="0"/>
          <w:numId w:val="42"/>
        </w:numPr>
      </w:pPr>
      <w:r>
        <w:t xml:space="preserve">Right click on the project name and select rebuild.  If the build goes correctly you will see the following in the consol. Note, look at the debug directory to ensure that the file mpm_example.out is there. Ignore any warning. </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'Building target: MPM_example.out'</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'Invoking: C6000 Linker'</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"C:/ti/CCSv5_4/ccsv5/tools/compiler/c6000_7.4.2/bin/cl6x" -mv6600 --</w:t>
      </w:r>
      <w:proofErr w:type="spellStart"/>
      <w:r w:rsidRPr="0041158B">
        <w:rPr>
          <w:rFonts w:cstheme="minorHAnsi"/>
          <w:color w:val="000000"/>
          <w:lang w:bidi="ar-SA"/>
        </w:rPr>
        <w:t>abi</w:t>
      </w:r>
      <w:proofErr w:type="spellEnd"/>
      <w:r w:rsidRPr="0041158B">
        <w:rPr>
          <w:rFonts w:cstheme="minorHAnsi"/>
          <w:color w:val="000000"/>
          <w:lang w:bidi="ar-SA"/>
        </w:rPr>
        <w:t>=eabi -g --</w:t>
      </w:r>
      <w:proofErr w:type="spellStart"/>
      <w:r w:rsidRPr="0041158B">
        <w:rPr>
          <w:rFonts w:cstheme="minorHAnsi"/>
          <w:color w:val="000000"/>
          <w:lang w:bidi="ar-SA"/>
        </w:rPr>
        <w:t>display_error_number</w:t>
      </w:r>
      <w:proofErr w:type="spellEnd"/>
      <w:r w:rsidRPr="0041158B">
        <w:rPr>
          <w:rFonts w:cstheme="minorHAnsi"/>
          <w:color w:val="000000"/>
          <w:lang w:bidi="ar-SA"/>
        </w:rPr>
        <w:t xml:space="preserve"> --</w:t>
      </w:r>
      <w:proofErr w:type="spellStart"/>
      <w:r w:rsidRPr="0041158B">
        <w:rPr>
          <w:rFonts w:cstheme="minorHAnsi"/>
          <w:color w:val="000000"/>
          <w:lang w:bidi="ar-SA"/>
        </w:rPr>
        <w:t>diag_warning</w:t>
      </w:r>
      <w:proofErr w:type="spellEnd"/>
      <w:r w:rsidRPr="0041158B">
        <w:rPr>
          <w:rFonts w:cstheme="minorHAnsi"/>
          <w:color w:val="000000"/>
          <w:lang w:bidi="ar-SA"/>
        </w:rPr>
        <w:t>=225 --</w:t>
      </w:r>
      <w:proofErr w:type="spellStart"/>
      <w:r w:rsidRPr="0041158B">
        <w:rPr>
          <w:rFonts w:cstheme="minorHAnsi"/>
          <w:color w:val="000000"/>
          <w:lang w:bidi="ar-SA"/>
        </w:rPr>
        <w:t>diag_wrap</w:t>
      </w:r>
      <w:proofErr w:type="spellEnd"/>
      <w:r w:rsidRPr="0041158B">
        <w:rPr>
          <w:rFonts w:cstheme="minorHAnsi"/>
          <w:color w:val="000000"/>
          <w:lang w:bidi="ar-SA"/>
        </w:rPr>
        <w:t>=off -z -</w:t>
      </w:r>
      <w:proofErr w:type="spellStart"/>
      <w:r w:rsidRPr="0041158B">
        <w:rPr>
          <w:rFonts w:cstheme="minorHAnsi"/>
          <w:color w:val="000000"/>
          <w:lang w:bidi="ar-SA"/>
        </w:rPr>
        <w:t>m"MPM_example.map</w:t>
      </w:r>
      <w:proofErr w:type="spellEnd"/>
      <w:r w:rsidRPr="0041158B">
        <w:rPr>
          <w:rFonts w:cstheme="minorHAnsi"/>
          <w:color w:val="000000"/>
          <w:lang w:bidi="ar-SA"/>
        </w:rPr>
        <w:t>" -</w:t>
      </w:r>
      <w:proofErr w:type="spellStart"/>
      <w:r w:rsidRPr="0041158B">
        <w:rPr>
          <w:rFonts w:cstheme="minorHAnsi"/>
          <w:color w:val="000000"/>
          <w:lang w:bidi="ar-SA"/>
        </w:rPr>
        <w:t>i"C</w:t>
      </w:r>
      <w:proofErr w:type="spellEnd"/>
      <w:r w:rsidRPr="0041158B">
        <w:rPr>
          <w:rFonts w:cstheme="minorHAnsi"/>
          <w:color w:val="000000"/>
          <w:lang w:bidi="ar-SA"/>
        </w:rPr>
        <w:t>:/ti/CCSv5_4/ccsv5/tools/compiler/c6000_7.4.2/lib" -</w:t>
      </w:r>
      <w:proofErr w:type="spellStart"/>
      <w:r w:rsidRPr="0041158B">
        <w:rPr>
          <w:rFonts w:cstheme="minorHAnsi"/>
          <w:color w:val="000000"/>
          <w:lang w:bidi="ar-SA"/>
        </w:rPr>
        <w:t>i"C</w:t>
      </w:r>
      <w:proofErr w:type="spellEnd"/>
      <w:r w:rsidRPr="0041158B">
        <w:rPr>
          <w:rFonts w:cstheme="minorHAnsi"/>
          <w:color w:val="000000"/>
          <w:lang w:bidi="ar-SA"/>
        </w:rPr>
        <w:t>:/ti/CCSv5_4/ccsv5/tools/compiler/c6000_7.4.2/include" --</w:t>
      </w:r>
      <w:proofErr w:type="spellStart"/>
      <w:r w:rsidRPr="0041158B">
        <w:rPr>
          <w:rFonts w:cstheme="minorHAnsi"/>
          <w:color w:val="000000"/>
          <w:lang w:bidi="ar-SA"/>
        </w:rPr>
        <w:t>reread_libs</w:t>
      </w:r>
      <w:proofErr w:type="spellEnd"/>
      <w:r w:rsidRPr="0041158B">
        <w:rPr>
          <w:rFonts w:cstheme="minorHAnsi"/>
          <w:color w:val="000000"/>
          <w:lang w:bidi="ar-SA"/>
        </w:rPr>
        <w:t xml:space="preserve"> --</w:t>
      </w:r>
      <w:proofErr w:type="spellStart"/>
      <w:r w:rsidRPr="0041158B">
        <w:rPr>
          <w:rFonts w:cstheme="minorHAnsi"/>
          <w:color w:val="000000"/>
          <w:lang w:bidi="ar-SA"/>
        </w:rPr>
        <w:t>warn_sections</w:t>
      </w:r>
      <w:proofErr w:type="spellEnd"/>
      <w:r w:rsidRPr="0041158B">
        <w:rPr>
          <w:rFonts w:cstheme="minorHAnsi"/>
          <w:color w:val="000000"/>
          <w:lang w:bidi="ar-SA"/>
        </w:rPr>
        <w:t xml:space="preserve"> --</w:t>
      </w:r>
      <w:proofErr w:type="spellStart"/>
      <w:r w:rsidRPr="0041158B">
        <w:rPr>
          <w:rFonts w:cstheme="minorHAnsi"/>
          <w:color w:val="000000"/>
          <w:lang w:bidi="ar-SA"/>
        </w:rPr>
        <w:t>display_error_number</w:t>
      </w:r>
      <w:proofErr w:type="spellEnd"/>
      <w:r w:rsidRPr="0041158B">
        <w:rPr>
          <w:rFonts w:cstheme="minorHAnsi"/>
          <w:color w:val="000000"/>
          <w:lang w:bidi="ar-SA"/>
        </w:rPr>
        <w:t xml:space="preserve"> --</w:t>
      </w:r>
      <w:proofErr w:type="spellStart"/>
      <w:r w:rsidRPr="0041158B">
        <w:rPr>
          <w:rFonts w:cstheme="minorHAnsi"/>
          <w:color w:val="000000"/>
          <w:lang w:bidi="ar-SA"/>
        </w:rPr>
        <w:t>diag_wrap</w:t>
      </w:r>
      <w:proofErr w:type="spellEnd"/>
      <w:r w:rsidRPr="0041158B">
        <w:rPr>
          <w:rFonts w:cstheme="minorHAnsi"/>
          <w:color w:val="000000"/>
          <w:lang w:bidi="ar-SA"/>
        </w:rPr>
        <w:t>=off --</w:t>
      </w:r>
      <w:proofErr w:type="spellStart"/>
      <w:r w:rsidRPr="0041158B">
        <w:rPr>
          <w:rFonts w:cstheme="minorHAnsi"/>
          <w:color w:val="000000"/>
          <w:lang w:bidi="ar-SA"/>
        </w:rPr>
        <w:t>xml_link_info</w:t>
      </w:r>
      <w:proofErr w:type="spellEnd"/>
      <w:r w:rsidRPr="0041158B">
        <w:rPr>
          <w:rFonts w:cstheme="minorHAnsi"/>
          <w:color w:val="000000"/>
          <w:lang w:bidi="ar-SA"/>
        </w:rPr>
        <w:t>="MPM_example_linkInfo.xml" --</w:t>
      </w:r>
      <w:proofErr w:type="spellStart"/>
      <w:r w:rsidRPr="0041158B">
        <w:rPr>
          <w:rFonts w:cstheme="minorHAnsi"/>
          <w:color w:val="000000"/>
          <w:lang w:bidi="ar-SA"/>
        </w:rPr>
        <w:t>rom_model</w:t>
      </w:r>
      <w:proofErr w:type="spellEnd"/>
      <w:r w:rsidRPr="0041158B">
        <w:rPr>
          <w:rFonts w:cstheme="minorHAnsi"/>
          <w:color w:val="000000"/>
          <w:lang w:bidi="ar-SA"/>
        </w:rPr>
        <w:t xml:space="preserve"> -o "MPM_example.out" -l"./</w:t>
      </w:r>
      <w:proofErr w:type="spellStart"/>
      <w:r w:rsidRPr="0041158B">
        <w:rPr>
          <w:rFonts w:cstheme="minorHAnsi"/>
          <w:color w:val="000000"/>
          <w:lang w:bidi="ar-SA"/>
        </w:rPr>
        <w:t>configPkg</w:t>
      </w:r>
      <w:proofErr w:type="spellEnd"/>
      <w:r w:rsidRPr="0041158B">
        <w:rPr>
          <w:rFonts w:cstheme="minorHAnsi"/>
          <w:color w:val="000000"/>
          <w:lang w:bidi="ar-SA"/>
        </w:rPr>
        <w:t>/linker.cmd"  "./main.obj" -</w:t>
      </w:r>
      <w:proofErr w:type="spellStart"/>
      <w:r w:rsidRPr="0041158B">
        <w:rPr>
          <w:rFonts w:cstheme="minorHAnsi"/>
          <w:color w:val="000000"/>
          <w:lang w:bidi="ar-SA"/>
        </w:rPr>
        <w:t>l"libc.a</w:t>
      </w:r>
      <w:proofErr w:type="spellEnd"/>
      <w:r w:rsidRPr="0041158B">
        <w:rPr>
          <w:rFonts w:cstheme="minorHAnsi"/>
          <w:color w:val="000000"/>
          <w:lang w:bidi="ar-SA"/>
        </w:rPr>
        <w:t xml:space="preserve">" </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&lt;Linking&gt;</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'Finished building target: MPM_example.out'</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 xml:space="preserve">' </w:t>
      </w:r>
      <w:proofErr w:type="spellStart"/>
      <w:r w:rsidRPr="0041158B">
        <w:rPr>
          <w:rFonts w:cstheme="minorHAnsi"/>
          <w:color w:val="000000"/>
          <w:lang w:bidi="ar-SA"/>
        </w:rPr>
        <w:t>'</w:t>
      </w:r>
      <w:proofErr w:type="spellEnd"/>
    </w:p>
    <w:p w:rsidR="008F78C2" w:rsidRPr="0041158B" w:rsidRDefault="008F78C2" w:rsidP="008F78C2">
      <w:pPr>
        <w:autoSpaceDE w:val="0"/>
        <w:autoSpaceDN w:val="0"/>
        <w:adjustRightInd w:val="0"/>
        <w:spacing w:after="0" w:line="240" w:lineRule="auto"/>
        <w:ind w:left="360"/>
        <w:rPr>
          <w:rFonts w:cstheme="minorHAnsi"/>
          <w:lang w:bidi="ar-SA"/>
        </w:rPr>
      </w:pP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 Build Finished ****</w:t>
      </w:r>
    </w:p>
    <w:p w:rsidR="008F78C2" w:rsidRPr="0041158B" w:rsidRDefault="008F78C2" w:rsidP="008F78C2">
      <w:pPr>
        <w:pStyle w:val="Number"/>
        <w:ind w:firstLine="0"/>
        <w:rPr>
          <w:rFonts w:asciiTheme="minorHAnsi" w:hAnsiTheme="minorHAnsi" w:cstheme="minorHAnsi"/>
          <w:szCs w:val="22"/>
        </w:rPr>
      </w:pPr>
    </w:p>
    <w:p w:rsidR="008F78C2" w:rsidRDefault="008F78C2" w:rsidP="008F78C2">
      <w:pPr>
        <w:pStyle w:val="Number"/>
        <w:ind w:firstLine="0"/>
      </w:pPr>
    </w:p>
    <w:p w:rsidR="008F78C2" w:rsidRDefault="008F78C2" w:rsidP="002D357D">
      <w:pPr>
        <w:pStyle w:val="Heading1"/>
      </w:pPr>
    </w:p>
    <w:p w:rsidR="002D357D" w:rsidRDefault="008F78C2" w:rsidP="002D357D">
      <w:pPr>
        <w:pStyle w:val="Heading1"/>
      </w:pPr>
      <w:r>
        <w:t>Lab 7</w:t>
      </w:r>
      <w:r w:rsidR="002D357D">
        <w:t xml:space="preserve"> – Using CCS (on Linux) to build and run ARM code</w:t>
      </w:r>
      <w:bookmarkEnd w:id="89"/>
      <w:bookmarkEnd w:id="90"/>
    </w:p>
    <w:p w:rsidR="002D357D" w:rsidRDefault="002D357D" w:rsidP="002D357D">
      <w:pPr>
        <w:pStyle w:val="Heading2"/>
      </w:pPr>
      <w:bookmarkStart w:id="91" w:name="_Toc357707369"/>
      <w:bookmarkStart w:id="92" w:name="_Toc371079194"/>
      <w:r>
        <w:t>Purpose</w:t>
      </w:r>
      <w:bookmarkEnd w:id="91"/>
      <w:bookmarkEnd w:id="92"/>
    </w:p>
    <w:p w:rsidR="002D357D" w:rsidRDefault="002D357D" w:rsidP="002D357D">
      <w:r>
        <w:t>The goal of this lab is to demonstrate some basic operations using CCS on ARM code as preparation for EVM debug from CCS.</w:t>
      </w:r>
    </w:p>
    <w:p w:rsidR="002D357D" w:rsidRDefault="002D357D" w:rsidP="002D357D">
      <w:pPr>
        <w:pStyle w:val="Heading2"/>
      </w:pPr>
      <w:bookmarkStart w:id="93" w:name="_Toc357707370"/>
      <w:bookmarkStart w:id="94" w:name="_Toc371079195"/>
      <w:r>
        <w:t>Prerequisites</w:t>
      </w:r>
      <w:bookmarkEnd w:id="93"/>
      <w:bookmarkEnd w:id="94"/>
    </w:p>
    <w:p w:rsidR="002D357D" w:rsidRPr="003144BB" w:rsidRDefault="002D357D" w:rsidP="002D357D">
      <w:r>
        <w:t>CCS must be installed on the Linux machine</w:t>
      </w:r>
    </w:p>
    <w:p w:rsidR="002D357D" w:rsidRPr="004C3B20" w:rsidRDefault="002D357D" w:rsidP="002D357D"/>
    <w:p w:rsidR="002D357D" w:rsidRPr="003E7B03" w:rsidRDefault="002D357D" w:rsidP="002D357D">
      <w:pPr>
        <w:pStyle w:val="Heading2"/>
      </w:pPr>
      <w:bookmarkStart w:id="95" w:name="_Toc357707371"/>
      <w:bookmarkStart w:id="96" w:name="_Toc371079196"/>
      <w:r>
        <w:t>Task 1: CCS - Start a new cross compiler project and build it</w:t>
      </w:r>
      <w:bookmarkEnd w:id="95"/>
      <w:bookmarkEnd w:id="96"/>
    </w:p>
    <w:p w:rsidR="002D357D" w:rsidRDefault="002D357D" w:rsidP="00F5488D">
      <w:pPr>
        <w:pStyle w:val="ListParagraph"/>
        <w:numPr>
          <w:ilvl w:val="0"/>
          <w:numId w:val="43"/>
        </w:numPr>
        <w:rPr>
          <w:lang w:bidi="ar-SA"/>
        </w:rPr>
      </w:pPr>
      <w:r>
        <w:rPr>
          <w:lang w:bidi="ar-SA"/>
        </w:rPr>
        <w:t xml:space="preserve">To start CCS go to CCS eclipse directory (in my setting it is in  </w:t>
      </w:r>
      <w:r w:rsidRPr="00CE2694">
        <w:rPr>
          <w:lang w:bidi="ar-SA"/>
        </w:rPr>
        <w:t>/home/a0270985/ti/CCS_5_4/ccsv5/eclipse</w:t>
      </w:r>
      <w:r>
        <w:rPr>
          <w:lang w:bidi="ar-SA"/>
        </w:rPr>
        <w:t xml:space="preserve"> ) and do</w:t>
      </w:r>
    </w:p>
    <w:p w:rsidR="002D357D" w:rsidRDefault="002D357D" w:rsidP="002D357D">
      <w:pPr>
        <w:ind w:left="1080" w:firstLine="360"/>
        <w:rPr>
          <w:lang w:bidi="ar-SA"/>
        </w:rPr>
      </w:pPr>
      <w:proofErr w:type="gramStart"/>
      <w:r w:rsidRPr="00CE2694">
        <w:rPr>
          <w:lang w:bidi="ar-SA"/>
        </w:rPr>
        <w:t>sudo</w:t>
      </w:r>
      <w:proofErr w:type="gramEnd"/>
      <w:r w:rsidRPr="00CE2694">
        <w:rPr>
          <w:lang w:bidi="ar-SA"/>
        </w:rPr>
        <w:t xml:space="preserve"> ./ccstudio    </w:t>
      </w:r>
    </w:p>
    <w:p w:rsidR="002D357D" w:rsidRDefault="002D357D" w:rsidP="00F5488D">
      <w:pPr>
        <w:pStyle w:val="ListParagraph"/>
        <w:numPr>
          <w:ilvl w:val="0"/>
          <w:numId w:val="43"/>
        </w:numPr>
        <w:rPr>
          <w:lang w:bidi="ar-SA"/>
        </w:rPr>
      </w:pPr>
      <w:r>
        <w:rPr>
          <w:lang w:bidi="ar-SA"/>
        </w:rPr>
        <w:t>After CCS start, and in the edit prospective start a new (not CCS) project:</w:t>
      </w:r>
    </w:p>
    <w:p w:rsidR="002D357D" w:rsidRDefault="002D357D" w:rsidP="002D357D">
      <w:pPr>
        <w:ind w:left="360"/>
        <w:rPr>
          <w:lang w:bidi="ar-SA"/>
        </w:rPr>
      </w:pPr>
      <w:r>
        <w:rPr>
          <w:lang w:bidi="ar-SA"/>
        </w:rPr>
        <w:t xml:space="preserve">File -&gt; New -&gt; </w:t>
      </w:r>
      <w:proofErr w:type="gramStart"/>
      <w:r>
        <w:rPr>
          <w:lang w:bidi="ar-SA"/>
        </w:rPr>
        <w:t>Project  (</w:t>
      </w:r>
      <w:proofErr w:type="gramEnd"/>
      <w:r>
        <w:rPr>
          <w:lang w:bidi="ar-SA"/>
        </w:rPr>
        <w:t xml:space="preserve">Not CCS Project) </w:t>
      </w:r>
    </w:p>
    <w:p w:rsidR="002D357D" w:rsidRDefault="002D357D" w:rsidP="002D357D">
      <w:pPr>
        <w:ind w:left="360"/>
        <w:rPr>
          <w:lang w:bidi="ar-SA"/>
        </w:rPr>
      </w:pPr>
      <w:r>
        <w:rPr>
          <w:lang w:bidi="ar-SA"/>
        </w:rPr>
        <w:lastRenderedPageBreak/>
        <w:t>C/C+</w:t>
      </w:r>
      <w:proofErr w:type="gramStart"/>
      <w:r>
        <w:rPr>
          <w:lang w:bidi="ar-SA"/>
        </w:rPr>
        <w:t>+  and</w:t>
      </w:r>
      <w:proofErr w:type="gramEnd"/>
      <w:r>
        <w:rPr>
          <w:lang w:bidi="ar-SA"/>
        </w:rPr>
        <w:t xml:space="preserve"> then C project </w:t>
      </w:r>
    </w:p>
    <w:p w:rsidR="002D357D" w:rsidRDefault="002D357D" w:rsidP="002D357D">
      <w:pPr>
        <w:ind w:left="360"/>
        <w:rPr>
          <w:lang w:bidi="ar-SA"/>
        </w:rPr>
      </w:pPr>
      <w:r>
        <w:rPr>
          <w:noProof/>
          <w:lang w:bidi="ar-SA"/>
        </w:rPr>
        <w:drawing>
          <wp:inline distT="0" distB="0" distL="0" distR="0">
            <wp:extent cx="4733925" cy="35433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733925" cy="3543300"/>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 xml:space="preserve">From the C project choose Hello World ANCI C project, Toolchains Linux GCC </w:t>
      </w:r>
      <w:proofErr w:type="gramStart"/>
      <w:r>
        <w:rPr>
          <w:lang w:bidi="ar-SA"/>
        </w:rPr>
        <w:t>and  give</w:t>
      </w:r>
      <w:proofErr w:type="gramEnd"/>
      <w:r>
        <w:rPr>
          <w:lang w:bidi="ar-SA"/>
        </w:rPr>
        <w:t xml:space="preserve"> the project a name (myHello) and finish.</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lastRenderedPageBreak/>
        <w:drawing>
          <wp:inline distT="0" distB="0" distL="0" distR="0">
            <wp:extent cx="5153025" cy="36766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153025" cy="3676650"/>
                    </a:xfrm>
                    <a:prstGeom prst="rect">
                      <a:avLst/>
                    </a:prstGeom>
                    <a:noFill/>
                    <a:ln w="9525">
                      <a:noFill/>
                      <a:miter lim="800000"/>
                      <a:headEnd/>
                      <a:tailEnd/>
                    </a:ln>
                  </pic:spPr>
                </pic:pic>
              </a:graphicData>
            </a:graphic>
          </wp:inline>
        </w:drawing>
      </w:r>
    </w:p>
    <w:p w:rsidR="002D357D" w:rsidRDefault="002D357D" w:rsidP="002D357D">
      <w:pPr>
        <w:ind w:left="360"/>
        <w:rPr>
          <w:lang w:bidi="ar-SA"/>
        </w:rPr>
      </w:pPr>
    </w:p>
    <w:p w:rsidR="002D357D" w:rsidRDefault="002D357D" w:rsidP="002D357D">
      <w:pPr>
        <w:ind w:left="360"/>
        <w:rPr>
          <w:lang w:bidi="ar-SA"/>
        </w:rPr>
      </w:pPr>
      <w:r>
        <w:rPr>
          <w:lang w:bidi="ar-SA"/>
        </w:rPr>
        <w:t xml:space="preserve">Before we continue, to make the Lab a little more interesting, we can change the source code using CCS editor.  The following is my version of myHello. </w:t>
      </w:r>
    </w:p>
    <w:p w:rsidR="002D357D" w:rsidRDefault="002D357D" w:rsidP="002D357D">
      <w:pPr>
        <w:ind w:left="360"/>
        <w:rPr>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proofErr w:type="gramStart"/>
      <w:r>
        <w:rPr>
          <w:rFonts w:ascii="Monospace" w:hAnsi="Monospace" w:cs="Monospace"/>
          <w:b/>
          <w:bCs/>
          <w:color w:val="7F0055"/>
          <w:sz w:val="20"/>
          <w:szCs w:val="20"/>
          <w:lang w:bidi="ar-SA"/>
        </w:rPr>
        <w:t>int</w:t>
      </w:r>
      <w:proofErr w:type="gramEnd"/>
      <w:r>
        <w:rPr>
          <w:rFonts w:ascii="Monospace" w:hAnsi="Monospace" w:cs="Monospace"/>
          <w:color w:val="000000"/>
          <w:sz w:val="20"/>
          <w:szCs w:val="20"/>
          <w:lang w:bidi="ar-SA"/>
        </w:rPr>
        <w:t xml:space="preserve"> </w:t>
      </w:r>
      <w:r>
        <w:rPr>
          <w:rFonts w:ascii="Monospace" w:hAnsi="Monospace" w:cs="Monospace"/>
          <w:b/>
          <w:bCs/>
          <w:color w:val="000000"/>
          <w:sz w:val="20"/>
          <w:szCs w:val="20"/>
          <w:lang w:bidi="ar-SA"/>
        </w:rPr>
        <w:t>main</w:t>
      </w:r>
      <w:r>
        <w:rPr>
          <w:rFonts w:ascii="Monospace" w:hAnsi="Monospace" w:cs="Monospace"/>
          <w:color w:val="000000"/>
          <w:sz w:val="20"/>
          <w:szCs w:val="20"/>
          <w:lang w:bidi="ar-SA"/>
        </w:rPr>
        <w:t>(</w:t>
      </w:r>
      <w:r>
        <w:rPr>
          <w:rFonts w:ascii="Monospace" w:hAnsi="Monospace" w:cs="Monospace"/>
          <w:b/>
          <w:bCs/>
          <w:color w:val="7F0055"/>
          <w:sz w:val="20"/>
          <w:szCs w:val="20"/>
          <w:lang w:bidi="ar-SA"/>
        </w:rPr>
        <w:t>void</w:t>
      </w: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gramStart"/>
      <w:r>
        <w:rPr>
          <w:rFonts w:ascii="Monospace" w:hAnsi="Monospace" w:cs="Monospace"/>
          <w:b/>
          <w:bCs/>
          <w:color w:val="7F0055"/>
          <w:sz w:val="20"/>
          <w:szCs w:val="20"/>
          <w:lang w:bidi="ar-SA"/>
        </w:rPr>
        <w:t>int</w:t>
      </w:r>
      <w:r>
        <w:rPr>
          <w:rFonts w:ascii="Monospace" w:hAnsi="Monospace" w:cs="Monospace"/>
          <w:color w:val="000000"/>
          <w:sz w:val="20"/>
          <w:szCs w:val="20"/>
          <w:lang w:bidi="ar-SA"/>
        </w:rPr>
        <w:t xml:space="preserve">  i</w:t>
      </w:r>
      <w:proofErr w:type="gramEnd"/>
      <w:r>
        <w:rPr>
          <w:rFonts w:ascii="Monospace" w:hAnsi="Monospace" w:cs="Monospace"/>
          <w:color w:val="000000"/>
          <w:sz w:val="20"/>
          <w:szCs w:val="20"/>
          <w:lang w:bidi="ar-SA"/>
        </w:rPr>
        <w:t>,  j, k, 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w:t>
      </w:r>
      <w:r>
        <w:rPr>
          <w:rFonts w:ascii="Monospace" w:hAnsi="Monospace" w:cs="Monospace"/>
          <w:color w:val="2A00FF"/>
          <w:sz w:val="20"/>
          <w:szCs w:val="20"/>
          <w:u w:val="single"/>
          <w:lang w:bidi="ar-SA"/>
        </w:rPr>
        <w:t>printf</w:t>
      </w:r>
      <w:r>
        <w:rPr>
          <w:rFonts w:ascii="Monospace" w:hAnsi="Monospace" w:cs="Monospace"/>
          <w:color w:val="2A00FF"/>
          <w:sz w:val="20"/>
          <w:szCs w:val="20"/>
          <w:lang w:bidi="ar-SA"/>
        </w:rPr>
        <w:t xml:space="preserve">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gramStart"/>
      <w:r>
        <w:rPr>
          <w:rFonts w:ascii="Monospace" w:hAnsi="Monospace" w:cs="Monospace"/>
          <w:b/>
          <w:bCs/>
          <w:color w:val="642880"/>
          <w:sz w:val="20"/>
          <w:szCs w:val="20"/>
          <w:lang w:bidi="ar-SA"/>
        </w:rPr>
        <w:t>puts</w:t>
      </w:r>
      <w:proofErr w:type="gramEnd"/>
      <w:r>
        <w:rPr>
          <w:rFonts w:ascii="Monospace" w:hAnsi="Monospace" w:cs="Monospace"/>
          <w:color w:val="000000"/>
          <w:sz w:val="20"/>
          <w:szCs w:val="20"/>
          <w:lang w:bidi="ar-SA"/>
        </w:rPr>
        <w:t xml:space="preserve"> (</w:t>
      </w:r>
      <w:r>
        <w:rPr>
          <w:rFonts w:ascii="Monospace" w:hAnsi="Monospace" w:cs="Monospace"/>
          <w:color w:val="2A00FF"/>
          <w:sz w:val="20"/>
          <w:szCs w:val="20"/>
          <w:lang w:bidi="ar-SA"/>
        </w:rPr>
        <w:t>" puts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l = 12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for</w:t>
      </w:r>
      <w:proofErr w:type="gramEnd"/>
      <w:r>
        <w:rPr>
          <w:rFonts w:ascii="Monospace" w:hAnsi="Monospace" w:cs="Monospace"/>
          <w:color w:val="000000"/>
          <w:sz w:val="20"/>
          <w:szCs w:val="20"/>
          <w:lang w:bidi="ar-SA"/>
        </w:rPr>
        <w:t xml:space="preserve"> (i=0; i&lt;1000; i++)</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j = l + i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k = 2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 xml:space="preserve">l </w:t>
      </w:r>
      <w:proofErr w:type="gramStart"/>
      <w:r>
        <w:rPr>
          <w:rFonts w:ascii="Monospace" w:hAnsi="Monospace" w:cs="Monospace"/>
          <w:color w:val="000000"/>
          <w:sz w:val="20"/>
          <w:szCs w:val="20"/>
          <w:lang w:bidi="ar-SA"/>
        </w:rPr>
        <w:t>=  k</w:t>
      </w:r>
      <w:proofErr w:type="gramEnd"/>
      <w:r>
        <w:rPr>
          <w:rFonts w:ascii="Monospace" w:hAnsi="Monospace" w:cs="Monospace"/>
          <w:color w:val="000000"/>
          <w:sz w:val="20"/>
          <w:szCs w:val="20"/>
          <w:lang w:bidi="ar-SA"/>
        </w:rPr>
        <w:t xml:space="preserve">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if</w:t>
      </w:r>
      <w:proofErr w:type="gramEnd"/>
      <w:r>
        <w:rPr>
          <w:rFonts w:ascii="Monospace" w:hAnsi="Monospace" w:cs="Monospace"/>
          <w:color w:val="000000"/>
          <w:sz w:val="20"/>
          <w:szCs w:val="20"/>
          <w:lang w:bidi="ar-SA"/>
        </w:rPr>
        <w:t xml:space="preserve"> (l &gt; 10000)</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inside loop, l &gt; 10000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t>l = l - 10000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after  the normalization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lastRenderedPageBreak/>
        <w:tab/>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END -&gt;&gt;&gt;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puts</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"!!!Hello World!!!"</w:t>
      </w:r>
      <w:r>
        <w:rPr>
          <w:rFonts w:ascii="Monospace" w:hAnsi="Monospace" w:cs="Monospace"/>
          <w:color w:val="000000"/>
          <w:sz w:val="20"/>
          <w:szCs w:val="20"/>
          <w:lang w:bidi="ar-SA"/>
        </w:rPr>
        <w:t xml:space="preserve">); </w:t>
      </w:r>
      <w:r>
        <w:rPr>
          <w:rFonts w:ascii="Monospace" w:hAnsi="Monospace" w:cs="Monospace"/>
          <w:color w:val="3F7F5F"/>
          <w:sz w:val="20"/>
          <w:szCs w:val="20"/>
          <w:lang w:bidi="ar-SA"/>
        </w:rPr>
        <w:t xml:space="preserve">/* </w:t>
      </w:r>
      <w:proofErr w:type="gramStart"/>
      <w:r>
        <w:rPr>
          <w:rFonts w:ascii="Monospace" w:hAnsi="Monospace" w:cs="Monospace"/>
          <w:color w:val="3F7F5F"/>
          <w:sz w:val="20"/>
          <w:szCs w:val="20"/>
          <w:lang w:bidi="ar-SA"/>
        </w:rPr>
        <w:t>prints !!!</w:t>
      </w:r>
      <w:proofErr w:type="gramEnd"/>
      <w:r>
        <w:rPr>
          <w:rFonts w:ascii="Monospace" w:hAnsi="Monospace" w:cs="Monospace"/>
          <w:color w:val="3F7F5F"/>
          <w:sz w:val="20"/>
          <w:szCs w:val="20"/>
          <w:lang w:bidi="ar-SA"/>
        </w:rPr>
        <w:t>Hello World!!!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return</w:t>
      </w:r>
      <w:proofErr w:type="gramEnd"/>
      <w:r>
        <w:rPr>
          <w:rFonts w:ascii="Monospace" w:hAnsi="Monospace" w:cs="Monospace"/>
          <w:color w:val="000000"/>
          <w:sz w:val="20"/>
          <w:szCs w:val="20"/>
          <w:lang w:bidi="ar-SA"/>
        </w:rPr>
        <w:t xml:space="preserve"> 1;</w:t>
      </w:r>
    </w:p>
    <w:p w:rsidR="002D357D" w:rsidRDefault="002D357D" w:rsidP="002D357D">
      <w:pPr>
        <w:ind w:left="360"/>
        <w:rPr>
          <w:lang w:bidi="ar-SA"/>
        </w:rPr>
      </w:pPr>
      <w:r>
        <w:rPr>
          <w:rFonts w:ascii="Monospace" w:hAnsi="Monospace" w:cs="Monospace"/>
          <w:color w:val="000000"/>
          <w:sz w:val="20"/>
          <w:szCs w:val="20"/>
          <w:lang w:bidi="ar-SA"/>
        </w:rPr>
        <w:t>}</w:t>
      </w:r>
    </w:p>
    <w:p w:rsidR="002D357D" w:rsidRDefault="002D357D" w:rsidP="002D357D">
      <w:pPr>
        <w:ind w:left="360"/>
        <w:rPr>
          <w:lang w:bidi="ar-SA"/>
        </w:rPr>
      </w:pPr>
      <w:r>
        <w:rPr>
          <w:lang w:bidi="ar-SA"/>
        </w:rPr>
        <w:t>Next configure the project properties. Right click on the project and start properties. Open C/C++ build and open setting. In the dialogue window select GCC C compiler and enter arm-linux-gnueabihf-gcc. The same tool will be set for the linker as well.</w:t>
      </w:r>
    </w:p>
    <w:p w:rsidR="002D357D" w:rsidRDefault="002D357D" w:rsidP="002D357D">
      <w:pPr>
        <w:ind w:left="360"/>
        <w:rPr>
          <w:lang w:bidi="ar-SA"/>
        </w:rPr>
      </w:pPr>
      <w:r>
        <w:rPr>
          <w:noProof/>
          <w:lang w:bidi="ar-SA"/>
        </w:rPr>
        <w:drawing>
          <wp:inline distT="0" distB="0" distL="0" distR="0">
            <wp:extent cx="5943600" cy="27146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For assembly, choose the arm-linux-gnueabihf-as assembler.</w:t>
      </w:r>
    </w:p>
    <w:p w:rsidR="002D357D" w:rsidRDefault="002D357D" w:rsidP="002D357D">
      <w:pPr>
        <w:ind w:left="360"/>
        <w:rPr>
          <w:lang w:bidi="ar-SA"/>
        </w:rPr>
      </w:pPr>
      <w:r>
        <w:rPr>
          <w:lang w:bidi="ar-SA"/>
        </w:rPr>
        <w:t xml:space="preserve">Next </w:t>
      </w:r>
      <w:proofErr w:type="spellStart"/>
      <w:r>
        <w:rPr>
          <w:lang w:bidi="ar-SA"/>
        </w:rPr>
        <w:t>the</w:t>
      </w:r>
      <w:proofErr w:type="spellEnd"/>
      <w:r>
        <w:rPr>
          <w:lang w:bidi="ar-SA"/>
        </w:rPr>
        <w:t xml:space="preserve"> include path to the tools should be configured. From project properties select</w:t>
      </w:r>
    </w:p>
    <w:p w:rsidR="002D357D" w:rsidRDefault="002D357D" w:rsidP="002D357D">
      <w:pPr>
        <w:ind w:left="360"/>
        <w:rPr>
          <w:lang w:bidi="ar-SA"/>
        </w:rPr>
      </w:pPr>
      <w:r>
        <w:rPr>
          <w:lang w:bidi="ar-SA"/>
        </w:rPr>
        <w:t xml:space="preserve">      C/C++ General-&gt;Path and Symbols</w:t>
      </w:r>
    </w:p>
    <w:p w:rsidR="002D357D" w:rsidRPr="00DC64A9" w:rsidRDefault="002D357D" w:rsidP="002D357D">
      <w:pPr>
        <w:ind w:left="360"/>
        <w:rPr>
          <w:lang w:bidi="ar-SA"/>
        </w:rPr>
      </w:pPr>
      <w:r w:rsidRPr="00DC64A9">
        <w:rPr>
          <w:lang w:bidi="ar-SA"/>
        </w:rPr>
        <w:t>Note: Depending on project requirements, more paths may be needed</w:t>
      </w:r>
      <w:r w:rsidRPr="00DC64A9">
        <w:rPr>
          <w:lang w:bidi="ar-SA"/>
        </w:rPr>
        <w:br/>
      </w:r>
      <w:r w:rsidRPr="00DC64A9">
        <w:rPr>
          <w:lang w:bidi="ar-SA"/>
        </w:rPr>
        <w:br/>
      </w:r>
      <w:r w:rsidRPr="00DC64A9">
        <w:rPr>
          <w:lang w:bidi="ar-SA"/>
        </w:rPr>
        <w:tab/>
        <w:t xml:space="preserve"> From </w:t>
      </w:r>
      <w:r w:rsidRPr="00DC64A9">
        <w:rPr>
          <w:b/>
          <w:bCs/>
          <w:i/>
          <w:iCs/>
          <w:lang w:bidi="ar-SA"/>
        </w:rPr>
        <w:t>Includes</w:t>
      </w:r>
      <w:r>
        <w:rPr>
          <w:lang w:bidi="ar-SA"/>
        </w:rPr>
        <w:t xml:space="preserve"> tab Add GNU C Includes. The easier way is by going to ADD and then file system and browse:</w:t>
      </w:r>
      <w:r>
        <w:rPr>
          <w:lang w:bidi="ar-SA"/>
        </w:rPr>
        <w:br/>
      </w:r>
      <w:r>
        <w:rPr>
          <w:lang w:bidi="ar-SA"/>
        </w:rPr>
        <w:tab/>
        <w:t>DirectoryWhereTheToolsAre</w:t>
      </w:r>
      <w:r w:rsidRPr="00DC64A9">
        <w:rPr>
          <w:lang w:bidi="ar-SA"/>
        </w:rPr>
        <w:t>/gcc-linaro-arm-linux-gnueabihf-4.7-2013.03-20130313_linux/arm-linux-gnueabihf/libc/usr/include</w:t>
      </w:r>
      <w:r w:rsidRPr="00DC64A9">
        <w:rPr>
          <w:lang w:bidi="ar-SA"/>
        </w:rPr>
        <w:br/>
      </w:r>
      <w:r w:rsidRPr="00DC64A9">
        <w:rPr>
          <w:lang w:bidi="ar-SA"/>
        </w:rPr>
        <w:tab/>
      </w:r>
      <w:r>
        <w:rPr>
          <w:lang w:bidi="ar-SA"/>
        </w:rPr>
        <w:t>DirectoryWhereTheToolsAre</w:t>
      </w:r>
      <w:r w:rsidRPr="00DC64A9">
        <w:rPr>
          <w:lang w:bidi="ar-SA"/>
        </w:rPr>
        <w:t xml:space="preserve"> /gcc-linaro-arm-linux-gnueabihf-4.7-2013.03-20130313_linux/arm-linux-gnueabihf/libc/usr/include/arm-linux-gnueabihf</w:t>
      </w:r>
      <w:r w:rsidRPr="00DC64A9">
        <w:rPr>
          <w:lang w:bidi="ar-SA"/>
        </w:rPr>
        <w:br/>
      </w:r>
      <w:r w:rsidRPr="00DC64A9">
        <w:rPr>
          <w:lang w:bidi="ar-SA"/>
        </w:rPr>
        <w:tab/>
        <w:t xml:space="preserve">- </w:t>
      </w:r>
      <w:r w:rsidRPr="00DC64A9">
        <w:rPr>
          <w:b/>
          <w:bCs/>
          <w:i/>
          <w:iCs/>
          <w:lang w:bidi="ar-SA"/>
        </w:rPr>
        <w:t>Add to all configurations</w:t>
      </w:r>
    </w:p>
    <w:p w:rsidR="002D357D" w:rsidRPr="00DC64A9" w:rsidRDefault="002D357D" w:rsidP="002D357D">
      <w:pPr>
        <w:ind w:left="360"/>
        <w:rPr>
          <w:lang w:bidi="ar-SA"/>
        </w:rPr>
      </w:pPr>
      <w:r w:rsidRPr="00DC64A9">
        <w:rPr>
          <w:lang w:bidi="ar-SA"/>
        </w:rPr>
        <w:tab/>
        <w:t xml:space="preserve"> From </w:t>
      </w:r>
      <w:r w:rsidRPr="00DC64A9">
        <w:rPr>
          <w:b/>
          <w:bCs/>
          <w:i/>
          <w:iCs/>
          <w:lang w:bidi="ar-SA"/>
        </w:rPr>
        <w:t xml:space="preserve">Library Paths </w:t>
      </w:r>
      <w:r w:rsidRPr="00DC64A9">
        <w:rPr>
          <w:lang w:bidi="ar-SA"/>
        </w:rPr>
        <w:t>tab Add Library Paths</w:t>
      </w:r>
      <w:r w:rsidRPr="00DC64A9">
        <w:rPr>
          <w:lang w:bidi="ar-SA"/>
        </w:rPr>
        <w:tab/>
      </w:r>
      <w:r w:rsidRPr="00DC64A9">
        <w:rPr>
          <w:lang w:bidi="ar-SA"/>
        </w:rPr>
        <w:tab/>
      </w:r>
      <w:r w:rsidRPr="00DC64A9">
        <w:rPr>
          <w:u w:val="single"/>
          <w:lang w:bidi="ar-SA"/>
        </w:rPr>
        <w:t xml:space="preserve"> </w:t>
      </w:r>
    </w:p>
    <w:p w:rsidR="002D357D" w:rsidRPr="00DC64A9" w:rsidRDefault="002D357D" w:rsidP="002D357D">
      <w:pPr>
        <w:ind w:left="360"/>
        <w:rPr>
          <w:lang w:bidi="ar-SA"/>
        </w:rPr>
      </w:pPr>
      <w:r w:rsidRPr="00DC64A9">
        <w:rPr>
          <w:lang w:bidi="ar-SA"/>
        </w:rPr>
        <w:tab/>
      </w:r>
      <w:r>
        <w:rPr>
          <w:lang w:bidi="ar-SA"/>
        </w:rPr>
        <w:t>DirectoryWhereTheToolsAre</w:t>
      </w:r>
      <w:r w:rsidRPr="00DC64A9">
        <w:rPr>
          <w:lang w:bidi="ar-SA"/>
        </w:rPr>
        <w:t xml:space="preserve"> /gcc-linaro-arm-linux-gnueabihf-4.7-2013.03-20130313_linux/arm-linux-gnueabihf/libc/usr/lib/arm-linux-gnueabi</w:t>
      </w:r>
      <w:r>
        <w:rPr>
          <w:lang w:bidi="ar-SA"/>
        </w:rPr>
        <w:t>hf</w:t>
      </w:r>
      <w:r w:rsidRPr="00DC64A9">
        <w:rPr>
          <w:lang w:bidi="ar-SA"/>
        </w:rPr>
        <w:br/>
      </w:r>
      <w:r w:rsidRPr="00DC64A9">
        <w:rPr>
          <w:lang w:bidi="ar-SA"/>
        </w:rPr>
        <w:tab/>
        <w:t xml:space="preserve">- </w:t>
      </w:r>
      <w:r w:rsidRPr="00DC64A9">
        <w:rPr>
          <w:b/>
          <w:bCs/>
          <w:i/>
          <w:iCs/>
          <w:lang w:bidi="ar-SA"/>
        </w:rPr>
        <w:t>Add to all configurations</w:t>
      </w:r>
      <w:r w:rsidRPr="00DC64A9">
        <w:rPr>
          <w:lang w:bidi="ar-SA"/>
        </w:rPr>
        <w:t xml:space="preserve"> </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drawing>
          <wp:inline distT="0" distB="0" distL="0" distR="0">
            <wp:extent cx="5934075" cy="31432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934075" cy="3143250"/>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Last the path to the tools should be configured. From project properties select</w:t>
      </w:r>
    </w:p>
    <w:p w:rsidR="002D357D" w:rsidRDefault="002D357D" w:rsidP="002D357D">
      <w:pPr>
        <w:ind w:left="360"/>
        <w:rPr>
          <w:lang w:bidi="ar-SA"/>
        </w:rPr>
      </w:pPr>
    </w:p>
    <w:p w:rsidR="002D357D" w:rsidRPr="002A2ABC" w:rsidRDefault="002D357D" w:rsidP="00F5488D">
      <w:pPr>
        <w:numPr>
          <w:ilvl w:val="0"/>
          <w:numId w:val="44"/>
        </w:numPr>
        <w:rPr>
          <w:lang w:bidi="ar-SA"/>
        </w:rPr>
      </w:pPr>
      <w:r w:rsidRPr="002A2ABC">
        <w:rPr>
          <w:lang w:bidi="ar-SA"/>
        </w:rPr>
        <w:t xml:space="preserve">  Right-click Project, select </w:t>
      </w:r>
      <w:r w:rsidRPr="002A2ABC">
        <w:rPr>
          <w:b/>
          <w:bCs/>
          <w:i/>
          <w:iCs/>
          <w:lang w:bidi="ar-SA"/>
        </w:rPr>
        <w:t>Properties</w:t>
      </w:r>
    </w:p>
    <w:p w:rsidR="002D357D" w:rsidRPr="002A2ABC" w:rsidRDefault="002D357D" w:rsidP="00F5488D">
      <w:pPr>
        <w:numPr>
          <w:ilvl w:val="0"/>
          <w:numId w:val="44"/>
        </w:numPr>
        <w:rPr>
          <w:lang w:bidi="ar-SA"/>
        </w:rPr>
      </w:pPr>
      <w:r w:rsidRPr="002A2ABC">
        <w:rPr>
          <w:lang w:bidi="ar-SA"/>
        </w:rPr>
        <w:t xml:space="preserve">  Select </w:t>
      </w:r>
      <w:r w:rsidRPr="002A2ABC">
        <w:rPr>
          <w:b/>
          <w:bCs/>
          <w:i/>
          <w:iCs/>
          <w:lang w:bidi="ar-SA"/>
        </w:rPr>
        <w:t>C/C++ Build</w:t>
      </w:r>
      <w:r w:rsidRPr="002A2ABC">
        <w:rPr>
          <w:lang w:bidi="ar-SA"/>
        </w:rPr>
        <w:sym w:font="Wingdings" w:char="00E0"/>
      </w:r>
      <w:r w:rsidRPr="002A2ABC">
        <w:rPr>
          <w:b/>
          <w:bCs/>
          <w:i/>
          <w:iCs/>
          <w:lang w:bidi="ar-SA"/>
        </w:rPr>
        <w:t xml:space="preserve">Environment </w:t>
      </w:r>
    </w:p>
    <w:p w:rsidR="002D357D" w:rsidRPr="002A2ABC" w:rsidRDefault="002D357D" w:rsidP="00F5488D">
      <w:pPr>
        <w:numPr>
          <w:ilvl w:val="0"/>
          <w:numId w:val="44"/>
        </w:numPr>
        <w:rPr>
          <w:lang w:bidi="ar-SA"/>
        </w:rPr>
      </w:pPr>
      <w:r w:rsidRPr="002A2ABC">
        <w:rPr>
          <w:lang w:bidi="ar-SA"/>
        </w:rPr>
        <w:t xml:space="preserve">  Click Add…</w:t>
      </w:r>
    </w:p>
    <w:p w:rsidR="002D357D" w:rsidRPr="002A2ABC" w:rsidRDefault="002D357D" w:rsidP="002D357D">
      <w:pPr>
        <w:ind w:left="360"/>
        <w:rPr>
          <w:lang w:bidi="ar-SA"/>
        </w:rPr>
      </w:pPr>
      <w:r w:rsidRPr="002A2ABC">
        <w:rPr>
          <w:lang w:bidi="ar-SA"/>
        </w:rPr>
        <w:t xml:space="preserve">Enter Name: </w:t>
      </w:r>
      <w:r w:rsidRPr="002A2ABC">
        <w:rPr>
          <w:b/>
          <w:bCs/>
          <w:lang w:bidi="ar-SA"/>
        </w:rPr>
        <w:t>PATH</w:t>
      </w:r>
      <w:r w:rsidRPr="002A2ABC">
        <w:rPr>
          <w:lang w:bidi="ar-SA"/>
        </w:rPr>
        <w:t xml:space="preserve">, </w:t>
      </w:r>
      <w:r w:rsidRPr="002A2ABC">
        <w:rPr>
          <w:b/>
          <w:bCs/>
          <w:i/>
          <w:iCs/>
          <w:lang w:bidi="ar-SA"/>
        </w:rPr>
        <w:t>Add to all configurations</w:t>
      </w:r>
    </w:p>
    <w:p w:rsidR="002D357D" w:rsidRPr="002A2ABC" w:rsidRDefault="002D357D" w:rsidP="002D357D">
      <w:pPr>
        <w:ind w:left="360"/>
        <w:rPr>
          <w:lang w:bidi="ar-SA"/>
        </w:rPr>
      </w:pPr>
      <w:r w:rsidRPr="002A2ABC">
        <w:rPr>
          <w:lang w:bidi="ar-SA"/>
        </w:rPr>
        <w:t xml:space="preserve">Press </w:t>
      </w:r>
      <w:proofErr w:type="gramStart"/>
      <w:r w:rsidRPr="002A2ABC">
        <w:rPr>
          <w:b/>
          <w:bCs/>
          <w:i/>
          <w:iCs/>
          <w:lang w:bidi="ar-SA"/>
        </w:rPr>
        <w:t xml:space="preserve">OK </w:t>
      </w:r>
      <w:r w:rsidRPr="002A2ABC">
        <w:rPr>
          <w:lang w:bidi="ar-SA"/>
        </w:rPr>
        <w:t xml:space="preserve"> (</w:t>
      </w:r>
      <w:proofErr w:type="gramEnd"/>
      <w:r w:rsidRPr="002A2ABC">
        <w:rPr>
          <w:lang w:bidi="ar-SA"/>
        </w:rPr>
        <w:t>ccs will automatically populate with internal path)</w:t>
      </w:r>
      <w:r w:rsidRPr="002A2ABC">
        <w:rPr>
          <w:b/>
          <w:bCs/>
          <w:i/>
          <w:iCs/>
          <w:lang w:bidi="ar-SA"/>
        </w:rPr>
        <w:t xml:space="preserve"> </w:t>
      </w:r>
    </w:p>
    <w:p w:rsidR="002D357D" w:rsidRPr="002A2ABC" w:rsidRDefault="002D357D" w:rsidP="00F5488D">
      <w:pPr>
        <w:numPr>
          <w:ilvl w:val="0"/>
          <w:numId w:val="45"/>
        </w:numPr>
        <w:rPr>
          <w:lang w:bidi="ar-SA"/>
        </w:rPr>
      </w:pPr>
      <w:r w:rsidRPr="002A2ABC">
        <w:rPr>
          <w:lang w:bidi="ar-SA"/>
        </w:rPr>
        <w:t xml:space="preserve">  Select </w:t>
      </w:r>
      <w:r w:rsidRPr="002A2ABC">
        <w:rPr>
          <w:b/>
          <w:bCs/>
          <w:lang w:bidi="ar-SA"/>
        </w:rPr>
        <w:t>PATH</w:t>
      </w:r>
      <w:r w:rsidRPr="002A2ABC">
        <w:rPr>
          <w:lang w:bidi="ar-SA"/>
        </w:rPr>
        <w:t xml:space="preserve">, click </w:t>
      </w:r>
      <w:r w:rsidRPr="002A2ABC">
        <w:rPr>
          <w:b/>
          <w:bCs/>
          <w:i/>
          <w:iCs/>
          <w:lang w:bidi="ar-SA"/>
        </w:rPr>
        <w:t>Edit…</w:t>
      </w:r>
    </w:p>
    <w:p w:rsidR="002D357D" w:rsidRPr="002A2ABC" w:rsidRDefault="002D357D" w:rsidP="00F5488D">
      <w:pPr>
        <w:numPr>
          <w:ilvl w:val="0"/>
          <w:numId w:val="45"/>
        </w:numPr>
        <w:rPr>
          <w:lang w:bidi="ar-SA"/>
        </w:rPr>
      </w:pPr>
      <w:r w:rsidRPr="002A2ABC">
        <w:rPr>
          <w:lang w:bidi="ar-SA"/>
        </w:rPr>
        <w:t xml:space="preserve">  Prefix string with path to toolchain binaries</w:t>
      </w:r>
      <w:r w:rsidRPr="002A2ABC">
        <w:rPr>
          <w:lang w:bidi="ar-SA"/>
        </w:rPr>
        <w:br/>
        <w:t xml:space="preserve">     (e.g. /opt/gcc-linaro-arm-linux-gnueabihf-4.7-2013.03-20130313_linux/bin)</w:t>
      </w:r>
    </w:p>
    <w:p w:rsidR="002D357D" w:rsidRPr="002A2ABC" w:rsidRDefault="002D357D" w:rsidP="00F5488D">
      <w:pPr>
        <w:numPr>
          <w:ilvl w:val="0"/>
          <w:numId w:val="45"/>
        </w:numPr>
        <w:rPr>
          <w:lang w:bidi="ar-SA"/>
        </w:rPr>
      </w:pPr>
      <w:r w:rsidRPr="002A2ABC">
        <w:rPr>
          <w:lang w:bidi="ar-SA"/>
        </w:rPr>
        <w:t xml:space="preserve">  Path must be delimited with a colon ‘:’ </w:t>
      </w:r>
    </w:p>
    <w:p w:rsidR="002D357D" w:rsidRDefault="002D357D" w:rsidP="002D357D">
      <w:pPr>
        <w:ind w:left="360"/>
        <w:rPr>
          <w:lang w:bidi="ar-SA"/>
        </w:rPr>
      </w:pPr>
      <w:r>
        <w:rPr>
          <w:lang w:bidi="ar-SA"/>
        </w:rPr>
        <w:t>Do clean build and build</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rPr>
          <w:lang w:bidi="ar-SA"/>
        </w:rPr>
      </w:pPr>
      <w:r>
        <w:rPr>
          <w:lang w:bidi="ar-SA"/>
        </w:rPr>
        <w:lastRenderedPageBreak/>
        <w:t>The consol should look like the following:</w:t>
      </w:r>
    </w:p>
    <w:p w:rsidR="002D357D" w:rsidRDefault="002D357D" w:rsidP="002D357D">
      <w:pPr>
        <w:rPr>
          <w:lang w:bidi="ar-SA"/>
        </w:rPr>
      </w:pPr>
      <w:r>
        <w:rPr>
          <w:noProof/>
          <w:lang w:bidi="ar-SA"/>
        </w:rPr>
        <w:drawing>
          <wp:inline distT="0" distB="0" distL="0" distR="0">
            <wp:extent cx="5934075" cy="332422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2D357D" w:rsidRDefault="002D357D" w:rsidP="002D357D">
      <w:pPr>
        <w:rPr>
          <w:lang w:bidi="ar-SA"/>
        </w:rPr>
      </w:pPr>
    </w:p>
    <w:p w:rsidR="002D357D" w:rsidRPr="004C3B20" w:rsidRDefault="002D357D" w:rsidP="002D357D"/>
    <w:p w:rsidR="002D357D" w:rsidRPr="003E7B03" w:rsidRDefault="002D357D" w:rsidP="002D357D">
      <w:pPr>
        <w:pStyle w:val="Heading2"/>
      </w:pPr>
      <w:bookmarkStart w:id="97" w:name="_Toc357707372"/>
      <w:bookmarkStart w:id="98" w:name="_Toc371079197"/>
      <w:r>
        <w:t>Task 2: GDB from the tera-terminal</w:t>
      </w:r>
      <w:bookmarkEnd w:id="97"/>
      <w:bookmarkEnd w:id="98"/>
      <w:r>
        <w:t xml:space="preserve"> </w:t>
      </w:r>
    </w:p>
    <w:p w:rsidR="002D357D" w:rsidRDefault="002D357D" w:rsidP="002D357D">
      <w:pPr>
        <w:rPr>
          <w:lang w:bidi="ar-SA"/>
        </w:rPr>
      </w:pPr>
      <w:r>
        <w:rPr>
          <w:lang w:bidi="ar-SA"/>
        </w:rPr>
        <w:t>There are multiple ways to use gdb to run and debug myHello. It can be done outside of CCS or within CCS.</w:t>
      </w:r>
    </w:p>
    <w:p w:rsidR="002D357D" w:rsidRDefault="002D357D" w:rsidP="002D357D">
      <w:pPr>
        <w:pStyle w:val="Heading3"/>
        <w:rPr>
          <w:lang w:bidi="ar-SA"/>
        </w:rPr>
      </w:pPr>
      <w:bookmarkStart w:id="99" w:name="_Toc357707373"/>
      <w:bookmarkStart w:id="100" w:name="_Toc371079198"/>
      <w:r>
        <w:rPr>
          <w:lang w:bidi="ar-SA"/>
        </w:rPr>
        <w:t>Move the Debug directory outside of CCS</w:t>
      </w:r>
      <w:bookmarkEnd w:id="99"/>
      <w:bookmarkEnd w:id="100"/>
    </w:p>
    <w:p w:rsidR="002D357D" w:rsidRDefault="002D357D" w:rsidP="002D357D">
      <w:pPr>
        <w:rPr>
          <w:lang w:bidi="ar-SA"/>
        </w:rPr>
      </w:pPr>
      <w:r>
        <w:rPr>
          <w:lang w:bidi="ar-SA"/>
        </w:rPr>
        <w:t>First allocate where the program is located in the linux host system. From property -&gt; resources you will see something like:</w:t>
      </w:r>
    </w:p>
    <w:p w:rsidR="002D357D" w:rsidRDefault="002D357D" w:rsidP="002D357D">
      <w:pPr>
        <w:rPr>
          <w:lang w:bidi="ar-SA"/>
        </w:rPr>
      </w:pPr>
    </w:p>
    <w:p w:rsidR="002D357D" w:rsidRDefault="002D357D" w:rsidP="002D357D">
      <w:pPr>
        <w:rPr>
          <w:lang w:bidi="ar-SA"/>
        </w:rPr>
      </w:pPr>
      <w:r w:rsidRPr="00E55AEA">
        <w:rPr>
          <w:lang w:bidi="ar-SA"/>
        </w:rPr>
        <w:t>/root/workspace_v5_4/myHello</w:t>
      </w:r>
    </w:p>
    <w:p w:rsidR="002D357D" w:rsidRDefault="002D357D" w:rsidP="002D357D">
      <w:pPr>
        <w:rPr>
          <w:lang w:bidi="ar-SA"/>
        </w:rPr>
      </w:pPr>
      <w:proofErr w:type="gramStart"/>
      <w:r>
        <w:rPr>
          <w:lang w:bidi="ar-SA"/>
        </w:rPr>
        <w:t>Where workspace_v5_4 is the default workspace for CCS.</w:t>
      </w:r>
      <w:proofErr w:type="gramEnd"/>
      <w:r>
        <w:rPr>
          <w:lang w:bidi="ar-SA"/>
        </w:rPr>
        <w:t xml:space="preserve">  </w:t>
      </w:r>
    </w:p>
    <w:p w:rsidR="002D357D" w:rsidRDefault="002D357D" w:rsidP="002D357D">
      <w:pPr>
        <w:rPr>
          <w:lang w:bidi="ar-SA"/>
        </w:rPr>
      </w:pPr>
    </w:p>
    <w:p w:rsidR="002D357D" w:rsidRDefault="002D357D" w:rsidP="002D357D">
      <w:pPr>
        <w:rPr>
          <w:lang w:bidi="ar-SA"/>
        </w:rPr>
      </w:pPr>
      <w:r>
        <w:rPr>
          <w:lang w:bidi="ar-SA"/>
        </w:rPr>
        <w:t>An alternative method is to search for the myHello project:</w:t>
      </w:r>
    </w:p>
    <w:p w:rsidR="002D357D" w:rsidRDefault="002D357D" w:rsidP="002D357D">
      <w:pPr>
        <w:rPr>
          <w:lang w:bidi="ar-SA"/>
        </w:rPr>
      </w:pPr>
    </w:p>
    <w:p w:rsidR="002D357D" w:rsidRDefault="002D357D" w:rsidP="002D357D">
      <w:pPr>
        <w:rPr>
          <w:lang w:bidi="ar-SA"/>
        </w:rPr>
      </w:pPr>
      <w:proofErr w:type="gramStart"/>
      <w:r>
        <w:rPr>
          <w:lang w:bidi="ar-SA"/>
        </w:rPr>
        <w:t>cd</w:t>
      </w:r>
      <w:proofErr w:type="gramEnd"/>
      <w:r>
        <w:rPr>
          <w:lang w:bidi="ar-SA"/>
        </w:rPr>
        <w:t xml:space="preserve"> /     takes us to the start of file system</w:t>
      </w:r>
    </w:p>
    <w:p w:rsidR="002D357D" w:rsidRDefault="002D357D" w:rsidP="002D357D">
      <w:pPr>
        <w:rPr>
          <w:lang w:bidi="ar-SA"/>
        </w:rPr>
      </w:pPr>
      <w:proofErr w:type="gramStart"/>
      <w:r>
        <w:rPr>
          <w:lang w:bidi="ar-SA"/>
        </w:rPr>
        <w:lastRenderedPageBreak/>
        <w:t>sudo</w:t>
      </w:r>
      <w:proofErr w:type="gramEnd"/>
      <w:r>
        <w:rPr>
          <w:lang w:bidi="ar-SA"/>
        </w:rPr>
        <w:t xml:space="preserve"> find . –</w:t>
      </w:r>
      <w:proofErr w:type="gramStart"/>
      <w:r>
        <w:rPr>
          <w:lang w:bidi="ar-SA"/>
        </w:rPr>
        <w:t>name</w:t>
      </w:r>
      <w:proofErr w:type="gramEnd"/>
      <w:r>
        <w:rPr>
          <w:lang w:bidi="ar-SA"/>
        </w:rPr>
        <w:t xml:space="preserve"> myHello –print       (look for all files with the name myHello in them)</w:t>
      </w:r>
    </w:p>
    <w:p w:rsidR="002D357D" w:rsidRDefault="002D357D" w:rsidP="002D357D">
      <w:pPr>
        <w:rPr>
          <w:lang w:bidi="ar-SA"/>
        </w:rPr>
      </w:pPr>
      <w:r>
        <w:rPr>
          <w:lang w:bidi="ar-SA"/>
        </w:rPr>
        <w:t>Go to the myHello directory and change the permissions on the Debug sub-directory</w:t>
      </w:r>
    </w:p>
    <w:p w:rsidR="002D357D" w:rsidRDefault="002D357D" w:rsidP="002D357D">
      <w:pPr>
        <w:rPr>
          <w:lang w:bidi="ar-SA"/>
        </w:rPr>
      </w:pPr>
      <w:r>
        <w:rPr>
          <w:lang w:bidi="ar-SA"/>
        </w:rPr>
        <w:t>Sudo chmod 777 Debug</w:t>
      </w:r>
    </w:p>
    <w:p w:rsidR="002D357D" w:rsidRDefault="002D357D" w:rsidP="002D357D">
      <w:pPr>
        <w:rPr>
          <w:lang w:bidi="ar-SA"/>
        </w:rPr>
      </w:pPr>
    </w:p>
    <w:p w:rsidR="002D357D" w:rsidRDefault="002D357D" w:rsidP="002D357D">
      <w:pPr>
        <w:rPr>
          <w:lang w:bidi="ar-SA"/>
        </w:rPr>
      </w:pPr>
      <w:proofErr w:type="gramStart"/>
      <w:r>
        <w:rPr>
          <w:lang w:bidi="ar-SA"/>
        </w:rPr>
        <w:t>move</w:t>
      </w:r>
      <w:proofErr w:type="gramEnd"/>
      <w:r>
        <w:rPr>
          <w:lang w:bidi="ar-SA"/>
        </w:rPr>
        <w:t xml:space="preserve"> the Debug directory to the EVM  file system (if the default setting was used, it is in /opt/filesys)</w:t>
      </w:r>
    </w:p>
    <w:p w:rsidR="002D357D" w:rsidRDefault="002D357D" w:rsidP="002D357D">
      <w:pPr>
        <w:rPr>
          <w:lang w:bidi="ar-SA"/>
        </w:rPr>
      </w:pPr>
      <w:proofErr w:type="gramStart"/>
      <w:r>
        <w:rPr>
          <w:lang w:bidi="ar-SA"/>
        </w:rPr>
        <w:t>cd</w:t>
      </w:r>
      <w:proofErr w:type="gramEnd"/>
      <w:r>
        <w:rPr>
          <w:lang w:bidi="ar-SA"/>
        </w:rPr>
        <w:t xml:space="preserve"> /opt/filesys</w:t>
      </w:r>
    </w:p>
    <w:p w:rsidR="002D357D" w:rsidRDefault="002D357D" w:rsidP="002D357D">
      <w:pPr>
        <w:rPr>
          <w:lang w:bidi="ar-SA"/>
        </w:rPr>
      </w:pPr>
      <w:proofErr w:type="gramStart"/>
      <w:r>
        <w:rPr>
          <w:lang w:bidi="ar-SA"/>
        </w:rPr>
        <w:t>cd</w:t>
      </w:r>
      <w:proofErr w:type="gramEnd"/>
      <w:r>
        <w:rPr>
          <w:lang w:bidi="ar-SA"/>
        </w:rPr>
        <w:t xml:space="preserve"> bin</w:t>
      </w:r>
    </w:p>
    <w:p w:rsidR="002D357D" w:rsidRDefault="002D357D" w:rsidP="002D357D">
      <w:pPr>
        <w:rPr>
          <w:lang w:bidi="ar-SA"/>
        </w:rPr>
      </w:pPr>
      <w:proofErr w:type="gramStart"/>
      <w:r>
        <w:rPr>
          <w:lang w:bidi="ar-SA"/>
        </w:rPr>
        <w:t>sudo</w:t>
      </w:r>
      <w:proofErr w:type="gramEnd"/>
      <w:r>
        <w:rPr>
          <w:lang w:bidi="ar-SA"/>
        </w:rPr>
        <w:t xml:space="preserve"> cp –R </w:t>
      </w:r>
      <w:r w:rsidRPr="00E55AEA">
        <w:rPr>
          <w:lang w:bidi="ar-SA"/>
        </w:rPr>
        <w:t>/root/workspace_v5_4/myHello</w:t>
      </w:r>
      <w:r>
        <w:rPr>
          <w:lang w:bidi="ar-SA"/>
        </w:rPr>
        <w:t>/Debug  .</w:t>
      </w:r>
    </w:p>
    <w:p w:rsidR="002D357D" w:rsidRDefault="002D357D" w:rsidP="002D357D">
      <w:pPr>
        <w:rPr>
          <w:lang w:bidi="ar-SA"/>
        </w:rPr>
      </w:pPr>
      <w:r>
        <w:rPr>
          <w:lang w:bidi="ar-SA"/>
        </w:rPr>
        <w:t>From the tera-terminal go to the bin subdirectory and look at the Debug subdirectory. The src sun-directory should have the source code.</w:t>
      </w:r>
    </w:p>
    <w:p w:rsidR="002D357D" w:rsidRDefault="002D357D" w:rsidP="002D357D">
      <w:pPr>
        <w:rPr>
          <w:lang w:bidi="ar-SA"/>
        </w:rPr>
      </w:pPr>
      <w:r>
        <w:rPr>
          <w:lang w:bidi="ar-SA"/>
        </w:rPr>
        <w:t>Start the gdb from the tera-terminal</w:t>
      </w:r>
    </w:p>
    <w:p w:rsidR="002D357D" w:rsidRDefault="002D357D" w:rsidP="002D357D">
      <w:pPr>
        <w:rPr>
          <w:lang w:bidi="ar-SA"/>
        </w:rPr>
      </w:pPr>
      <w:proofErr w:type="gramStart"/>
      <w:r>
        <w:rPr>
          <w:lang w:bidi="ar-SA"/>
        </w:rPr>
        <w:t>gdb</w:t>
      </w:r>
      <w:proofErr w:type="gramEnd"/>
      <w:r>
        <w:rPr>
          <w:lang w:bidi="ar-SA"/>
        </w:rPr>
        <w:t xml:space="preserve"> myHello</w:t>
      </w:r>
    </w:p>
    <w:p w:rsidR="002D357D" w:rsidRDefault="002D357D" w:rsidP="002D357D">
      <w:pPr>
        <w:rPr>
          <w:lang w:bidi="ar-SA"/>
        </w:rPr>
      </w:pPr>
      <w:proofErr w:type="gramStart"/>
      <w:r>
        <w:rPr>
          <w:lang w:bidi="ar-SA"/>
        </w:rPr>
        <w:t>display</w:t>
      </w:r>
      <w:proofErr w:type="gramEnd"/>
      <w:r>
        <w:rPr>
          <w:lang w:bidi="ar-SA"/>
        </w:rPr>
        <w:t xml:space="preserve"> the source code</w:t>
      </w:r>
    </w:p>
    <w:p w:rsidR="002D357D" w:rsidRDefault="002D357D" w:rsidP="002D357D">
      <w:pPr>
        <w:rPr>
          <w:lang w:bidi="ar-SA"/>
        </w:rPr>
      </w:pPr>
      <w:proofErr w:type="gramStart"/>
      <w:r>
        <w:rPr>
          <w:lang w:bidi="ar-SA"/>
        </w:rPr>
        <w:t>list</w:t>
      </w:r>
      <w:proofErr w:type="gramEnd"/>
    </w:p>
    <w:p w:rsidR="002D357D" w:rsidRDefault="002D357D" w:rsidP="002D357D">
      <w:pPr>
        <w:rPr>
          <w:lang w:bidi="ar-SA"/>
        </w:rPr>
      </w:pPr>
      <w:r>
        <w:rPr>
          <w:lang w:bidi="ar-SA"/>
        </w:rPr>
        <w:t>Put a breakpoint after the printf</w:t>
      </w:r>
    </w:p>
    <w:p w:rsidR="002D357D" w:rsidRDefault="002D357D" w:rsidP="002D357D">
      <w:pPr>
        <w:rPr>
          <w:lang w:bidi="ar-SA"/>
        </w:rPr>
      </w:pPr>
      <w:proofErr w:type="gramStart"/>
      <w:r>
        <w:rPr>
          <w:lang w:bidi="ar-SA"/>
        </w:rPr>
        <w:t>b</w:t>
      </w:r>
      <w:proofErr w:type="gramEnd"/>
      <w:r>
        <w:rPr>
          <w:lang w:bidi="ar-SA"/>
        </w:rPr>
        <w:t xml:space="preserve"> 17</w:t>
      </w:r>
    </w:p>
    <w:p w:rsidR="002D357D" w:rsidRDefault="002D357D" w:rsidP="002D357D">
      <w:pPr>
        <w:rPr>
          <w:lang w:bidi="ar-SA"/>
        </w:rPr>
      </w:pPr>
      <w:proofErr w:type="gramStart"/>
      <w:r>
        <w:rPr>
          <w:lang w:bidi="ar-SA"/>
        </w:rPr>
        <w:t>run</w:t>
      </w:r>
      <w:proofErr w:type="gramEnd"/>
      <w:r>
        <w:rPr>
          <w:lang w:bidi="ar-SA"/>
        </w:rPr>
        <w:t xml:space="preserve"> the code and observe the printing on the terminal</w:t>
      </w:r>
    </w:p>
    <w:p w:rsidR="002D357D" w:rsidRDefault="002D357D" w:rsidP="002D357D">
      <w:pPr>
        <w:rPr>
          <w:lang w:bidi="ar-SA"/>
        </w:rPr>
      </w:pPr>
      <w:proofErr w:type="gramStart"/>
      <w:r>
        <w:rPr>
          <w:lang w:bidi="ar-SA"/>
        </w:rPr>
        <w:t>r</w:t>
      </w:r>
      <w:proofErr w:type="gramEnd"/>
    </w:p>
    <w:p w:rsidR="002D357D" w:rsidRDefault="002D357D" w:rsidP="002D357D">
      <w:pPr>
        <w:rPr>
          <w:lang w:bidi="ar-SA"/>
        </w:rPr>
      </w:pPr>
      <w:proofErr w:type="gramStart"/>
      <w:r>
        <w:rPr>
          <w:lang w:bidi="ar-SA"/>
        </w:rPr>
        <w:t>c</w:t>
      </w:r>
      <w:proofErr w:type="gramEnd"/>
    </w:p>
    <w:p w:rsidR="002D357D" w:rsidRDefault="002D357D" w:rsidP="002D357D">
      <w:pPr>
        <w:rPr>
          <w:lang w:bidi="ar-SA"/>
        </w:rPr>
      </w:pPr>
      <w:r>
        <w:rPr>
          <w:lang w:bidi="ar-SA"/>
        </w:rPr>
        <w:t>You can play with other gdb instructions</w:t>
      </w:r>
    </w:p>
    <w:p w:rsidR="002D357D" w:rsidRDefault="002D357D" w:rsidP="002D357D">
      <w:pPr>
        <w:rPr>
          <w:lang w:bidi="ar-SA"/>
        </w:rPr>
      </w:pPr>
    </w:p>
    <w:p w:rsidR="002D357D" w:rsidRDefault="002D357D" w:rsidP="002D357D">
      <w:pPr>
        <w:rPr>
          <w:lang w:bidi="ar-SA"/>
        </w:rPr>
      </w:pPr>
    </w:p>
    <w:p w:rsidR="002D357D" w:rsidRPr="004C3B20" w:rsidRDefault="002D357D" w:rsidP="002D357D"/>
    <w:p w:rsidR="002D357D" w:rsidRPr="003E7B03" w:rsidRDefault="002D357D" w:rsidP="002D357D">
      <w:pPr>
        <w:pStyle w:val="Heading2"/>
      </w:pPr>
      <w:bookmarkStart w:id="101" w:name="_Toc357707374"/>
      <w:bookmarkStart w:id="102" w:name="_Toc371079199"/>
      <w:r>
        <w:t>Task 3: Connect a SSH terminal into the target</w:t>
      </w:r>
      <w:bookmarkEnd w:id="101"/>
      <w:bookmarkEnd w:id="102"/>
    </w:p>
    <w:p w:rsidR="002D357D" w:rsidRDefault="002D357D" w:rsidP="00F5488D">
      <w:pPr>
        <w:pStyle w:val="ListParagraph"/>
        <w:numPr>
          <w:ilvl w:val="0"/>
          <w:numId w:val="46"/>
        </w:numPr>
        <w:rPr>
          <w:lang w:bidi="ar-SA"/>
        </w:rPr>
      </w:pPr>
      <w:r>
        <w:rPr>
          <w:lang w:bidi="ar-SA"/>
        </w:rPr>
        <w:t>After reboot and login the target from the tera-terminal</w:t>
      </w:r>
      <w:proofErr w:type="gramStart"/>
      <w:r>
        <w:rPr>
          <w:lang w:bidi="ar-SA"/>
        </w:rPr>
        <w:t>,  do</w:t>
      </w:r>
      <w:proofErr w:type="gramEnd"/>
      <w:r>
        <w:rPr>
          <w:lang w:bidi="ar-SA"/>
        </w:rPr>
        <w:t xml:space="preserve"> ifconfig eth0 and see what the IP address of the target is. Note</w:t>
      </w:r>
      <w:proofErr w:type="gramStart"/>
      <w:r>
        <w:rPr>
          <w:lang w:bidi="ar-SA"/>
        </w:rPr>
        <w:t>,</w:t>
      </w:r>
      <w:proofErr w:type="gramEnd"/>
      <w:r>
        <w:rPr>
          <w:lang w:bidi="ar-SA"/>
        </w:rPr>
        <w:t xml:space="preserve"> the IP address is assigned by the DHCP server.</w:t>
      </w:r>
    </w:p>
    <w:p w:rsidR="002D357D" w:rsidRDefault="002D357D" w:rsidP="00F5488D">
      <w:pPr>
        <w:pStyle w:val="ListParagraph"/>
        <w:numPr>
          <w:ilvl w:val="0"/>
          <w:numId w:val="46"/>
        </w:numPr>
        <w:rPr>
          <w:lang w:bidi="ar-SA"/>
        </w:rPr>
      </w:pPr>
      <w:r w:rsidRPr="008711F8">
        <w:rPr>
          <w:lang w:bidi="ar-SA"/>
        </w:rPr>
        <w:lastRenderedPageBreak/>
        <w:t xml:space="preserve">Start CCS; Select </w:t>
      </w:r>
      <w:r w:rsidRPr="008711F8">
        <w:rPr>
          <w:b/>
          <w:bCs/>
          <w:i/>
          <w:iCs/>
          <w:lang w:bidi="ar-SA"/>
        </w:rPr>
        <w:t>Window</w:t>
      </w:r>
      <w:r w:rsidRPr="008711F8">
        <w:rPr>
          <w:b/>
          <w:bCs/>
          <w:i/>
          <w:iCs/>
          <w:lang w:bidi="ar-SA"/>
        </w:rPr>
        <w:sym w:font="Wingdings" w:char="00E0"/>
      </w:r>
      <w:r w:rsidRPr="008711F8">
        <w:rPr>
          <w:b/>
          <w:bCs/>
          <w:i/>
          <w:iCs/>
          <w:lang w:bidi="ar-SA"/>
        </w:rPr>
        <w:t>Open Perspective</w:t>
      </w:r>
      <w:r w:rsidRPr="008711F8">
        <w:rPr>
          <w:b/>
          <w:bCs/>
          <w:i/>
          <w:iCs/>
          <w:lang w:bidi="ar-SA"/>
        </w:rPr>
        <w:sym w:font="Wingdings" w:char="00E0"/>
      </w:r>
      <w:r w:rsidRPr="008711F8">
        <w:rPr>
          <w:b/>
          <w:bCs/>
          <w:i/>
          <w:iCs/>
          <w:lang w:bidi="ar-SA"/>
        </w:rPr>
        <w:t>Other</w:t>
      </w:r>
      <w:r w:rsidRPr="008711F8">
        <w:rPr>
          <w:lang w:bidi="ar-SA"/>
        </w:rPr>
        <w:br/>
        <w:t xml:space="preserve">Open Perspective: Check </w:t>
      </w:r>
      <w:r w:rsidRPr="008711F8">
        <w:rPr>
          <w:b/>
          <w:bCs/>
          <w:i/>
          <w:iCs/>
          <w:lang w:bidi="ar-SA"/>
        </w:rPr>
        <w:t>Show All</w:t>
      </w:r>
      <w:r w:rsidRPr="008711F8">
        <w:rPr>
          <w:lang w:bidi="ar-SA"/>
        </w:rPr>
        <w:t xml:space="preserve">, Select </w:t>
      </w:r>
      <w:r w:rsidRPr="008711F8">
        <w:rPr>
          <w:b/>
          <w:bCs/>
          <w:i/>
          <w:iCs/>
          <w:lang w:bidi="ar-SA"/>
        </w:rPr>
        <w:t>Remote System Explorer</w:t>
      </w:r>
      <w:r w:rsidRPr="008711F8">
        <w:rPr>
          <w:lang w:bidi="ar-SA"/>
        </w:rPr>
        <w:br/>
        <w:t>Allow enablement of “Remote System Explorer Tools”</w:t>
      </w:r>
    </w:p>
    <w:p w:rsidR="002D357D" w:rsidRPr="008711F8" w:rsidRDefault="002D357D" w:rsidP="002D357D">
      <w:pPr>
        <w:ind w:left="360"/>
        <w:rPr>
          <w:lang w:bidi="ar-SA"/>
        </w:rPr>
      </w:pPr>
      <w:r w:rsidRPr="008711F8">
        <w:rPr>
          <w:noProof/>
          <w:lang w:bidi="ar-SA"/>
        </w:rPr>
        <w:drawing>
          <wp:inline distT="0" distB="0" distL="0" distR="0">
            <wp:extent cx="2971800" cy="3792739"/>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0" cy="3792739"/>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F5488D">
      <w:pPr>
        <w:pStyle w:val="ListParagraph"/>
        <w:numPr>
          <w:ilvl w:val="0"/>
          <w:numId w:val="46"/>
        </w:numPr>
        <w:rPr>
          <w:lang w:bidi="ar-SA"/>
        </w:rPr>
      </w:pPr>
      <w:r w:rsidRPr="008711F8">
        <w:rPr>
          <w:lang w:bidi="ar-SA"/>
        </w:rPr>
        <w:t xml:space="preserve">Select </w:t>
      </w:r>
      <w:r w:rsidRPr="008711F8">
        <w:rPr>
          <w:b/>
          <w:bCs/>
          <w:i/>
          <w:iCs/>
          <w:lang w:bidi="ar-SA"/>
        </w:rPr>
        <w:t xml:space="preserve">CCS Edit </w:t>
      </w:r>
      <w:r>
        <w:rPr>
          <w:lang w:bidi="ar-SA"/>
        </w:rPr>
        <w:t>perspective</w:t>
      </w:r>
    </w:p>
    <w:p w:rsidR="002D357D" w:rsidRDefault="002D357D" w:rsidP="002D357D">
      <w:pPr>
        <w:rPr>
          <w:lang w:bidi="ar-SA"/>
        </w:rPr>
      </w:pPr>
    </w:p>
    <w:p w:rsidR="002D357D" w:rsidRDefault="002D357D" w:rsidP="002D357D">
      <w:pPr>
        <w:pStyle w:val="ListParagraph"/>
        <w:rPr>
          <w:lang w:bidi="ar-SA"/>
        </w:rPr>
      </w:pPr>
      <w:r w:rsidRPr="008711F8">
        <w:rPr>
          <w:noProof/>
          <w:lang w:bidi="ar-SA"/>
        </w:rPr>
        <w:drawing>
          <wp:inline distT="0" distB="0" distL="0" distR="0">
            <wp:extent cx="3086100" cy="342900"/>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6100" cy="3429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F5488D">
      <w:pPr>
        <w:numPr>
          <w:ilvl w:val="0"/>
          <w:numId w:val="47"/>
        </w:numPr>
        <w:rPr>
          <w:lang w:bidi="ar-SA"/>
        </w:rPr>
      </w:pPr>
      <w:r w:rsidRPr="008711F8">
        <w:rPr>
          <w:lang w:bidi="ar-SA"/>
        </w:rPr>
        <w:t xml:space="preserve">Select </w:t>
      </w:r>
      <w:r w:rsidRPr="008711F8">
        <w:rPr>
          <w:b/>
          <w:bCs/>
          <w:i/>
          <w:iCs/>
          <w:lang w:bidi="ar-SA"/>
        </w:rPr>
        <w:t>Window</w:t>
      </w:r>
      <w:r w:rsidRPr="008711F8">
        <w:rPr>
          <w:b/>
          <w:bCs/>
          <w:i/>
          <w:iCs/>
          <w:lang w:bidi="ar-SA"/>
        </w:rPr>
        <w:sym w:font="Wingdings" w:char="00E0"/>
      </w:r>
      <w:r w:rsidRPr="008711F8">
        <w:rPr>
          <w:b/>
          <w:bCs/>
          <w:i/>
          <w:iCs/>
          <w:lang w:bidi="ar-SA"/>
        </w:rPr>
        <w:t>Show View</w:t>
      </w:r>
      <w:r w:rsidRPr="008711F8">
        <w:rPr>
          <w:b/>
          <w:bCs/>
          <w:i/>
          <w:iCs/>
          <w:lang w:bidi="ar-SA"/>
        </w:rPr>
        <w:sym w:font="Wingdings" w:char="00E0"/>
      </w:r>
      <w:r w:rsidRPr="008711F8">
        <w:rPr>
          <w:b/>
          <w:bCs/>
          <w:i/>
          <w:iCs/>
          <w:lang w:bidi="ar-SA"/>
        </w:rPr>
        <w:t>Other</w:t>
      </w:r>
      <w:r w:rsidRPr="008711F8">
        <w:rPr>
          <w:lang w:bidi="ar-SA"/>
        </w:rPr>
        <w:br/>
        <w:t xml:space="preserve">Expand Remote Systems, Select </w:t>
      </w:r>
      <w:r w:rsidRPr="008711F8">
        <w:rPr>
          <w:b/>
          <w:bCs/>
          <w:i/>
          <w:iCs/>
          <w:lang w:bidi="ar-SA"/>
        </w:rPr>
        <w:t>Remote Systems</w:t>
      </w:r>
      <w:r w:rsidRPr="008711F8">
        <w:rPr>
          <w:lang w:bidi="ar-SA"/>
        </w:rPr>
        <w:br/>
        <w:t xml:space="preserve">Optionally drag Remote Systems to different </w:t>
      </w:r>
      <w:proofErr w:type="gramStart"/>
      <w:r w:rsidRPr="008711F8">
        <w:rPr>
          <w:lang w:bidi="ar-SA"/>
        </w:rPr>
        <w:t>location</w:t>
      </w:r>
      <w:proofErr w:type="gramEnd"/>
      <w:r w:rsidRPr="008711F8">
        <w:rPr>
          <w:lang w:bidi="ar-SA"/>
        </w:rPr>
        <w:br/>
        <w:t xml:space="preserve">(next to Project Explorer tab is a nice spot…) </w:t>
      </w:r>
    </w:p>
    <w:p w:rsidR="002D357D" w:rsidRDefault="002D357D" w:rsidP="002D357D">
      <w:pPr>
        <w:ind w:left="360"/>
        <w:rPr>
          <w:lang w:bidi="ar-SA"/>
        </w:rPr>
      </w:pPr>
      <w:r w:rsidRPr="002E00CD">
        <w:rPr>
          <w:noProof/>
          <w:lang w:bidi="ar-SA"/>
        </w:rPr>
        <w:lastRenderedPageBreak/>
        <w:drawing>
          <wp:inline distT="0" distB="0" distL="0" distR="0">
            <wp:extent cx="2346331" cy="3302000"/>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6331" cy="33020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Pr="002E00CD" w:rsidRDefault="002D357D" w:rsidP="00F5488D">
      <w:pPr>
        <w:numPr>
          <w:ilvl w:val="0"/>
          <w:numId w:val="47"/>
        </w:numPr>
        <w:rPr>
          <w:rFonts w:cstheme="minorHAnsi"/>
          <w:lang w:bidi="ar-SA"/>
        </w:rPr>
      </w:pPr>
      <w:r>
        <w:rPr>
          <w:lang w:bidi="ar-SA"/>
        </w:rPr>
        <w:t>From Remote Systems window</w:t>
      </w:r>
      <w:r w:rsidRPr="008711F8">
        <w:rPr>
          <w:lang w:bidi="ar-SA"/>
        </w:rPr>
        <w:t>, Right-Click</w:t>
      </w:r>
      <w:r w:rsidRPr="008711F8">
        <w:rPr>
          <w:lang w:bidi="ar-SA"/>
        </w:rPr>
        <w:sym w:font="Wingdings" w:char="00E0"/>
      </w:r>
      <w:r w:rsidRPr="002E00CD">
        <w:rPr>
          <w:b/>
          <w:bCs/>
          <w:i/>
          <w:iCs/>
          <w:lang w:bidi="ar-SA"/>
        </w:rPr>
        <w:t>New</w:t>
      </w:r>
      <w:r w:rsidRPr="008711F8">
        <w:rPr>
          <w:b/>
          <w:bCs/>
          <w:i/>
          <w:iCs/>
          <w:lang w:bidi="ar-SA"/>
        </w:rPr>
        <w:sym w:font="Wingdings" w:char="00E0"/>
      </w:r>
      <w:r w:rsidRPr="002E00CD">
        <w:rPr>
          <w:b/>
          <w:bCs/>
          <w:i/>
          <w:iCs/>
          <w:lang w:bidi="ar-SA"/>
        </w:rPr>
        <w:t>Connection…</w:t>
      </w:r>
      <w:r>
        <w:rPr>
          <w:b/>
          <w:bCs/>
          <w:i/>
          <w:iCs/>
          <w:lang w:bidi="ar-SA"/>
        </w:rPr>
        <w:t xml:space="preserve"> </w:t>
      </w:r>
      <w:r w:rsidRPr="002E00CD">
        <w:rPr>
          <w:rFonts w:cstheme="minorHAnsi"/>
          <w:bCs/>
          <w:iCs/>
          <w:lang w:bidi="ar-SA"/>
        </w:rPr>
        <w:t>in the window, select linux and click next</w:t>
      </w:r>
    </w:p>
    <w:p w:rsidR="002D357D" w:rsidRPr="002E00CD" w:rsidRDefault="002D357D" w:rsidP="002D357D">
      <w:pPr>
        <w:ind w:left="720"/>
        <w:rPr>
          <w:rFonts w:cstheme="minorHAnsi"/>
          <w:lang w:bidi="ar-SA"/>
        </w:rPr>
      </w:pPr>
      <w:r w:rsidRPr="002E00CD">
        <w:rPr>
          <w:rFonts w:cstheme="minorHAnsi"/>
          <w:bCs/>
          <w:iCs/>
          <w:noProof/>
          <w:lang w:bidi="ar-SA"/>
        </w:rPr>
        <w:lastRenderedPageBreak/>
        <w:drawing>
          <wp:inline distT="0" distB="0" distL="0" distR="0">
            <wp:extent cx="4391025" cy="4686300"/>
            <wp:effectExtent l="19050" t="0" r="0" b="0"/>
            <wp:docPr id="1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4377" cy="4689878"/>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Pr="002E00CD" w:rsidRDefault="002D357D" w:rsidP="00F5488D">
      <w:pPr>
        <w:numPr>
          <w:ilvl w:val="0"/>
          <w:numId w:val="47"/>
        </w:numPr>
        <w:rPr>
          <w:rFonts w:cstheme="minorHAnsi"/>
          <w:lang w:bidi="ar-SA"/>
        </w:rPr>
      </w:pPr>
      <w:r>
        <w:rPr>
          <w:rFonts w:cstheme="minorHAnsi"/>
          <w:bCs/>
          <w:iCs/>
          <w:lang w:bidi="ar-SA"/>
        </w:rPr>
        <w:t>Configure the remote linux connection, enter the IP address as the host name, give connection name and profile name:</w:t>
      </w:r>
    </w:p>
    <w:p w:rsidR="002D357D" w:rsidRDefault="002D357D" w:rsidP="002D357D">
      <w:pPr>
        <w:ind w:left="720"/>
        <w:rPr>
          <w:rFonts w:cstheme="minorHAnsi"/>
          <w:lang w:bidi="ar-SA"/>
        </w:rPr>
      </w:pPr>
      <w:r w:rsidRPr="006B48C0">
        <w:rPr>
          <w:rFonts w:cstheme="minorHAnsi"/>
          <w:bCs/>
          <w:iCs/>
          <w:noProof/>
          <w:lang w:bidi="ar-SA"/>
        </w:rPr>
        <w:lastRenderedPageBreak/>
        <w:drawing>
          <wp:inline distT="0" distB="0" distL="0" distR="0">
            <wp:extent cx="4093007" cy="4467225"/>
            <wp:effectExtent l="19050" t="0" r="2743" b="0"/>
            <wp:docPr id="17" name="Picture 5"/>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3007" cy="4467225"/>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F5488D">
      <w:pPr>
        <w:numPr>
          <w:ilvl w:val="0"/>
          <w:numId w:val="47"/>
        </w:numPr>
        <w:rPr>
          <w:rFonts w:cstheme="minorHAnsi"/>
          <w:lang w:bidi="ar-SA"/>
        </w:rPr>
      </w:pPr>
      <w:r>
        <w:rPr>
          <w:rFonts w:cstheme="minorHAnsi"/>
          <w:lang w:bidi="ar-SA"/>
        </w:rPr>
        <w:t xml:space="preserve">Files, select ssh.files </w:t>
      </w:r>
    </w:p>
    <w:p w:rsidR="002D357D" w:rsidRDefault="002D357D" w:rsidP="002D357D">
      <w:pPr>
        <w:rPr>
          <w:rFonts w:cstheme="minorHAnsi"/>
          <w:lang w:bidi="ar-SA"/>
        </w:rPr>
      </w:pPr>
      <w:r w:rsidRPr="006B48C0">
        <w:rPr>
          <w:rFonts w:cstheme="minorHAnsi"/>
          <w:noProof/>
          <w:lang w:bidi="ar-SA"/>
        </w:rPr>
        <w:lastRenderedPageBreak/>
        <w:drawing>
          <wp:inline distT="0" distB="0" distL="0" distR="0">
            <wp:extent cx="4495800" cy="5015498"/>
            <wp:effectExtent l="19050" t="0" r="0" b="0"/>
            <wp:docPr id="18" name="Picture 6"/>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5800" cy="5015498"/>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F5488D">
      <w:pPr>
        <w:numPr>
          <w:ilvl w:val="0"/>
          <w:numId w:val="47"/>
        </w:numPr>
        <w:rPr>
          <w:rFonts w:cstheme="minorHAnsi"/>
          <w:lang w:bidi="ar-SA"/>
        </w:rPr>
      </w:pPr>
      <w:r>
        <w:rPr>
          <w:rFonts w:cstheme="minorHAnsi"/>
          <w:lang w:bidi="ar-SA"/>
        </w:rPr>
        <w:t>next</w:t>
      </w:r>
    </w:p>
    <w:p w:rsidR="002D357D" w:rsidRDefault="002D357D" w:rsidP="00F5488D">
      <w:pPr>
        <w:numPr>
          <w:ilvl w:val="0"/>
          <w:numId w:val="47"/>
        </w:numPr>
        <w:rPr>
          <w:rFonts w:cstheme="minorHAnsi"/>
          <w:lang w:bidi="ar-SA"/>
        </w:rPr>
      </w:pPr>
      <w:r>
        <w:rPr>
          <w:rFonts w:cstheme="minorHAnsi"/>
          <w:lang w:bidi="ar-SA"/>
        </w:rPr>
        <w:t>Select processes.shell.linux</w:t>
      </w:r>
    </w:p>
    <w:p w:rsidR="002D357D" w:rsidRDefault="002D357D" w:rsidP="002D357D">
      <w:pPr>
        <w:rPr>
          <w:rFonts w:cstheme="minorHAnsi"/>
          <w:lang w:bidi="ar-SA"/>
        </w:rPr>
      </w:pPr>
      <w:r w:rsidRPr="006B48C0">
        <w:rPr>
          <w:rFonts w:cstheme="minorHAnsi"/>
          <w:noProof/>
          <w:lang w:bidi="ar-SA"/>
        </w:rPr>
        <w:lastRenderedPageBreak/>
        <w:drawing>
          <wp:inline distT="0" distB="0" distL="0" distR="0">
            <wp:extent cx="4516620" cy="5038725"/>
            <wp:effectExtent l="19050" t="0" r="0" b="0"/>
            <wp:docPr id="20" name="Picture 8"/>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6620" cy="5038725"/>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Pr="006B48C0" w:rsidRDefault="002D357D" w:rsidP="00F5488D">
      <w:pPr>
        <w:numPr>
          <w:ilvl w:val="0"/>
          <w:numId w:val="47"/>
        </w:numPr>
        <w:rPr>
          <w:rFonts w:cstheme="minorHAnsi"/>
          <w:lang w:bidi="ar-SA"/>
        </w:rPr>
      </w:pPr>
      <w:r>
        <w:rPr>
          <w:rFonts w:cstheme="minorHAnsi"/>
          <w:lang w:bidi="ar-SA"/>
        </w:rPr>
        <w:t>Next</w:t>
      </w:r>
    </w:p>
    <w:p w:rsidR="002D357D" w:rsidRDefault="002D357D" w:rsidP="00F5488D">
      <w:pPr>
        <w:numPr>
          <w:ilvl w:val="0"/>
          <w:numId w:val="47"/>
        </w:numPr>
        <w:rPr>
          <w:rFonts w:cstheme="minorHAnsi"/>
          <w:lang w:bidi="ar-SA"/>
        </w:rPr>
      </w:pPr>
      <w:r>
        <w:rPr>
          <w:rFonts w:cstheme="minorHAnsi"/>
          <w:lang w:bidi="ar-SA"/>
        </w:rPr>
        <w:t>Select ssh.shells</w:t>
      </w:r>
    </w:p>
    <w:p w:rsidR="002D357D" w:rsidRDefault="002D357D" w:rsidP="00F5488D">
      <w:pPr>
        <w:numPr>
          <w:ilvl w:val="0"/>
          <w:numId w:val="47"/>
        </w:numPr>
        <w:rPr>
          <w:rFonts w:cstheme="minorHAnsi"/>
          <w:lang w:bidi="ar-SA"/>
        </w:rPr>
      </w:pPr>
      <w:r>
        <w:rPr>
          <w:rFonts w:cstheme="minorHAnsi"/>
          <w:lang w:bidi="ar-SA"/>
        </w:rPr>
        <w:t>Next</w:t>
      </w:r>
    </w:p>
    <w:p w:rsidR="002D357D" w:rsidRDefault="002D357D" w:rsidP="002D357D">
      <w:pPr>
        <w:rPr>
          <w:rFonts w:cstheme="minorHAnsi"/>
          <w:lang w:bidi="ar-SA"/>
        </w:rPr>
      </w:pPr>
      <w:r w:rsidRPr="006B48C0">
        <w:rPr>
          <w:rFonts w:cstheme="minorHAnsi"/>
          <w:noProof/>
          <w:lang w:bidi="ar-SA"/>
        </w:rPr>
        <w:lastRenderedPageBreak/>
        <w:drawing>
          <wp:inline distT="0" distB="0" distL="0" distR="0">
            <wp:extent cx="4508082" cy="5029200"/>
            <wp:effectExtent l="19050" t="0" r="6768" b="0"/>
            <wp:docPr id="21" name="Picture 9"/>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8082" cy="50292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F5488D">
      <w:pPr>
        <w:numPr>
          <w:ilvl w:val="0"/>
          <w:numId w:val="47"/>
        </w:numPr>
        <w:rPr>
          <w:rFonts w:cstheme="minorHAnsi"/>
          <w:lang w:bidi="ar-SA"/>
        </w:rPr>
      </w:pPr>
      <w:r>
        <w:rPr>
          <w:rFonts w:cstheme="minorHAnsi"/>
          <w:lang w:bidi="ar-SA"/>
        </w:rPr>
        <w:t>Select ssh.terminals</w:t>
      </w:r>
    </w:p>
    <w:p w:rsidR="002D357D" w:rsidRDefault="002D357D" w:rsidP="00F5488D">
      <w:pPr>
        <w:numPr>
          <w:ilvl w:val="0"/>
          <w:numId w:val="47"/>
        </w:numPr>
        <w:rPr>
          <w:rFonts w:cstheme="minorHAnsi"/>
          <w:lang w:bidi="ar-SA"/>
        </w:rPr>
      </w:pPr>
      <w:r>
        <w:rPr>
          <w:rFonts w:cstheme="minorHAnsi"/>
          <w:lang w:bidi="ar-SA"/>
        </w:rPr>
        <w:t>Finish</w:t>
      </w:r>
    </w:p>
    <w:p w:rsidR="002D357D" w:rsidRDefault="002D357D" w:rsidP="00F5488D">
      <w:pPr>
        <w:numPr>
          <w:ilvl w:val="0"/>
          <w:numId w:val="47"/>
        </w:numPr>
        <w:rPr>
          <w:rFonts w:cstheme="minorHAnsi"/>
          <w:lang w:bidi="ar-SA"/>
        </w:rPr>
      </w:pPr>
      <w:r w:rsidRPr="00C31468">
        <w:rPr>
          <w:rFonts w:cstheme="minorHAnsi"/>
          <w:lang w:bidi="ar-SA"/>
        </w:rPr>
        <w:t>Opening a terminal:</w:t>
      </w:r>
      <w:r w:rsidRPr="00C31468">
        <w:rPr>
          <w:rFonts w:cstheme="minorHAnsi"/>
          <w:lang w:bidi="ar-SA"/>
        </w:rPr>
        <w:br/>
        <w:t xml:space="preserve">        Right-Click, Select </w:t>
      </w:r>
      <w:r w:rsidRPr="00C31468">
        <w:rPr>
          <w:rFonts w:cstheme="minorHAnsi"/>
          <w:b/>
          <w:bCs/>
          <w:i/>
          <w:iCs/>
          <w:lang w:bidi="ar-SA"/>
        </w:rPr>
        <w:t>Launch Terminal</w:t>
      </w:r>
      <w:r w:rsidRPr="00C31468">
        <w:rPr>
          <w:rFonts w:cstheme="minorHAnsi"/>
          <w:lang w:bidi="ar-SA"/>
        </w:rPr>
        <w:br/>
        <w:t xml:space="preserve">        Enter password</w:t>
      </w:r>
      <w:r>
        <w:rPr>
          <w:rFonts w:cstheme="minorHAnsi"/>
          <w:lang w:bidi="ar-SA"/>
        </w:rPr>
        <w:t xml:space="preserve"> (for root user name leave the password blank)</w:t>
      </w:r>
    </w:p>
    <w:p w:rsidR="002D357D" w:rsidRDefault="002D357D" w:rsidP="002D357D">
      <w:pPr>
        <w:ind w:left="720"/>
        <w:rPr>
          <w:rFonts w:cstheme="minorHAnsi"/>
          <w:lang w:bidi="ar-SA"/>
        </w:rPr>
      </w:pPr>
      <w:r>
        <w:rPr>
          <w:rFonts w:cstheme="minorHAnsi"/>
          <w:lang w:bidi="ar-SA"/>
        </w:rPr>
        <w:t xml:space="preserve">       After warnings a terminal will be opened into the target ARM</w:t>
      </w: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3171825" cy="3286125"/>
            <wp:effectExtent l="19050" t="0" r="9525" b="0"/>
            <wp:docPr id="22" name="Picture 10"/>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1825" cy="3286125"/>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r w:rsidRPr="00302A7E">
        <w:rPr>
          <w:rFonts w:cstheme="minorHAnsi"/>
          <w:noProof/>
          <w:lang w:bidi="ar-SA"/>
        </w:rPr>
        <w:drawing>
          <wp:inline distT="0" distB="0" distL="0" distR="0">
            <wp:extent cx="2490475" cy="2152650"/>
            <wp:effectExtent l="19050" t="0" r="5075" b="0"/>
            <wp:docPr id="23" name="Picture 1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0475" cy="215265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4360227" cy="1811822"/>
            <wp:effectExtent l="19050" t="0" r="2223" b="0"/>
            <wp:docPr id="24" name="Picture 12"/>
            <wp:cNvGraphicFramePr/>
            <a:graphic xmlns:a="http://schemas.openxmlformats.org/drawingml/2006/main">
              <a:graphicData uri="http://schemas.openxmlformats.org/drawingml/2006/picture">
                <pic:pic xmlns:pic="http://schemas.openxmlformats.org/drawingml/2006/picture">
                  <pic:nvPicPr>
                    <pic:cNvPr id="4106" name="Picture 10"/>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0227" cy="1811822"/>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Note – the green arrow indicates that the connection is good. If there is not green arrow, and a proxy server is involved, there may be an additional step required to configure the proxy. Instructions how to configure the proxy are at the end of the Lab. (Task 5)</w:t>
      </w:r>
    </w:p>
    <w:p w:rsidR="002D357D" w:rsidRDefault="002D357D" w:rsidP="00F5488D">
      <w:pPr>
        <w:numPr>
          <w:ilvl w:val="0"/>
          <w:numId w:val="47"/>
        </w:numPr>
        <w:rPr>
          <w:rFonts w:cstheme="minorHAnsi"/>
          <w:lang w:bidi="ar-SA"/>
        </w:rPr>
      </w:pPr>
      <w:r>
        <w:rPr>
          <w:rFonts w:cstheme="minorHAnsi"/>
          <w:lang w:bidi="ar-SA"/>
        </w:rPr>
        <w:t>Copy and paste binaries onto the target</w:t>
      </w:r>
    </w:p>
    <w:p w:rsidR="002D357D" w:rsidRDefault="002D357D" w:rsidP="002D357D">
      <w:pPr>
        <w:ind w:left="360"/>
        <w:rPr>
          <w:rFonts w:cstheme="minorHAnsi"/>
        </w:rPr>
      </w:pPr>
      <w:r w:rsidRPr="00302A7E">
        <w:rPr>
          <w:rFonts w:cstheme="minorHAnsi"/>
        </w:rPr>
        <w:t xml:space="preserve">Select binary file </w:t>
      </w:r>
      <w:r>
        <w:rPr>
          <w:rFonts w:cstheme="minorHAnsi"/>
        </w:rPr>
        <w:t xml:space="preserve">and the source file </w:t>
      </w:r>
      <w:r w:rsidRPr="00302A7E">
        <w:rPr>
          <w:rFonts w:cstheme="minorHAnsi"/>
        </w:rPr>
        <w:t>from project</w:t>
      </w:r>
      <w:r w:rsidRPr="00302A7E">
        <w:rPr>
          <w:rFonts w:cstheme="minorHAnsi"/>
        </w:rPr>
        <w:br/>
        <w:t xml:space="preserve">Press </w:t>
      </w:r>
      <w:r w:rsidRPr="00302A7E">
        <w:rPr>
          <w:rFonts w:cstheme="minorHAnsi"/>
          <w:b/>
          <w:bCs/>
          <w:i/>
          <w:iCs/>
        </w:rPr>
        <w:t>Ctrl-C</w:t>
      </w:r>
      <w:r w:rsidRPr="00302A7E">
        <w:rPr>
          <w:rFonts w:cstheme="minorHAnsi"/>
        </w:rPr>
        <w:t xml:space="preserve"> (or right-click, Copy)</w:t>
      </w:r>
      <w:r w:rsidRPr="00302A7E">
        <w:rPr>
          <w:rFonts w:cstheme="minorHAnsi"/>
        </w:rPr>
        <w:br/>
        <w:t xml:space="preserve"> Click on </w:t>
      </w:r>
      <w:r w:rsidRPr="00302A7E">
        <w:rPr>
          <w:rFonts w:cstheme="minorHAnsi"/>
          <w:b/>
          <w:bCs/>
          <w:i/>
          <w:iCs/>
        </w:rPr>
        <w:t>Remote Systems</w:t>
      </w:r>
      <w:r w:rsidRPr="00302A7E">
        <w:rPr>
          <w:rFonts w:cstheme="minorHAnsi"/>
        </w:rPr>
        <w:t xml:space="preserve"> tab</w:t>
      </w:r>
      <w:r>
        <w:rPr>
          <w:rFonts w:cstheme="minorHAnsi"/>
        </w:rPr>
        <w:br/>
      </w:r>
      <w:r w:rsidRPr="00302A7E">
        <w:rPr>
          <w:rFonts w:cstheme="minorHAnsi"/>
        </w:rPr>
        <w:t xml:space="preserve">Navigate through the ftp </w:t>
      </w:r>
      <w:r>
        <w:rPr>
          <w:rFonts w:cstheme="minorHAnsi"/>
        </w:rPr>
        <w:t>Files tree to desired path</w:t>
      </w:r>
      <w:r>
        <w:rPr>
          <w:rFonts w:cstheme="minorHAnsi"/>
        </w:rPr>
        <w:br/>
      </w:r>
      <w:r w:rsidRPr="00302A7E">
        <w:rPr>
          <w:rFonts w:cstheme="minorHAnsi"/>
        </w:rPr>
        <w:t xml:space="preserve">Press </w:t>
      </w:r>
      <w:r w:rsidRPr="00302A7E">
        <w:rPr>
          <w:rFonts w:cstheme="minorHAnsi"/>
          <w:b/>
          <w:bCs/>
          <w:i/>
          <w:iCs/>
        </w:rPr>
        <w:t>Ctrl-V</w:t>
      </w:r>
      <w:r w:rsidRPr="00302A7E">
        <w:rPr>
          <w:rFonts w:cstheme="minorHAnsi"/>
        </w:rPr>
        <w:t xml:space="preserve"> (or right-click, Paste)</w:t>
      </w:r>
    </w:p>
    <w:p w:rsidR="002D357D" w:rsidRDefault="002D357D" w:rsidP="002D357D">
      <w:pPr>
        <w:ind w:left="360"/>
        <w:rPr>
          <w:rFonts w:cstheme="minorHAnsi"/>
        </w:rPr>
      </w:pPr>
      <w:r w:rsidRPr="00302A7E">
        <w:rPr>
          <w:rFonts w:cstheme="minorHAnsi"/>
          <w:noProof/>
          <w:lang w:bidi="ar-SA"/>
        </w:rPr>
        <w:lastRenderedPageBreak/>
        <w:drawing>
          <wp:inline distT="0" distB="0" distL="0" distR="0">
            <wp:extent cx="2100057" cy="1371600"/>
            <wp:effectExtent l="19050" t="0" r="0" b="0"/>
            <wp:docPr id="25" name="Picture 13"/>
            <wp:cNvGraphicFramePr/>
            <a:graphic xmlns:a="http://schemas.openxmlformats.org/drawingml/2006/main">
              <a:graphicData uri="http://schemas.openxmlformats.org/drawingml/2006/picture">
                <pic:pic xmlns:pic="http://schemas.openxmlformats.org/drawingml/2006/picture">
                  <pic:nvPicPr>
                    <pic:cNvPr id="291847" name="Picture 7"/>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0057" cy="13716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0057" cy="767204"/>
            <wp:effectExtent l="19050" t="0" r="0" b="0"/>
            <wp:docPr id="26" name="Picture 14"/>
            <wp:cNvGraphicFramePr/>
            <a:graphic xmlns:a="http://schemas.openxmlformats.org/drawingml/2006/main">
              <a:graphicData uri="http://schemas.openxmlformats.org/drawingml/2006/picture">
                <pic:pic xmlns:pic="http://schemas.openxmlformats.org/drawingml/2006/picture">
                  <pic:nvPicPr>
                    <pic:cNvPr id="291848" name="Picture 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0057" cy="767204"/>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2689" cy="1371600"/>
            <wp:effectExtent l="19050" t="0" r="0" b="0"/>
            <wp:docPr id="27" name="Picture 15"/>
            <wp:cNvGraphicFramePr/>
            <a:graphic xmlns:a="http://schemas.openxmlformats.org/drawingml/2006/main">
              <a:graphicData uri="http://schemas.openxmlformats.org/drawingml/2006/picture">
                <pic:pic xmlns:pic="http://schemas.openxmlformats.org/drawingml/2006/picture">
                  <pic:nvPicPr>
                    <pic:cNvPr id="291849" name="Picture 9"/>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2689" cy="13716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280038" cy="2576513"/>
            <wp:effectExtent l="19050" t="0" r="5962" b="0"/>
            <wp:docPr id="28" name="Picture 16"/>
            <wp:cNvGraphicFramePr/>
            <a:graphic xmlns:a="http://schemas.openxmlformats.org/drawingml/2006/main">
              <a:graphicData uri="http://schemas.openxmlformats.org/drawingml/2006/picture">
                <pic:pic xmlns:pic="http://schemas.openxmlformats.org/drawingml/2006/picture">
                  <pic:nvPicPr>
                    <pic:cNvPr id="291850" name="Picture 10"/>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0038" cy="2576513"/>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360"/>
        <w:rPr>
          <w:rFonts w:cstheme="minorHAnsi"/>
        </w:rPr>
      </w:pPr>
    </w:p>
    <w:p w:rsidR="002D357D" w:rsidRDefault="002D357D" w:rsidP="002D357D">
      <w:pPr>
        <w:ind w:left="360"/>
        <w:rPr>
          <w:rFonts w:cstheme="minorHAnsi"/>
          <w:lang w:bidi="ar-SA"/>
        </w:rPr>
      </w:pPr>
    </w:p>
    <w:p w:rsidR="002D357D" w:rsidRPr="00302A7E" w:rsidRDefault="002D357D" w:rsidP="00F5488D">
      <w:pPr>
        <w:numPr>
          <w:ilvl w:val="0"/>
          <w:numId w:val="47"/>
        </w:numPr>
        <w:rPr>
          <w:rFonts w:cstheme="minorHAnsi"/>
          <w:lang w:bidi="ar-SA"/>
        </w:rPr>
      </w:pPr>
      <w:r w:rsidRPr="00302A7E">
        <w:rPr>
          <w:rFonts w:cstheme="minorHAnsi"/>
          <w:lang w:bidi="ar-SA"/>
        </w:rPr>
        <w:t>Executing binary on target from CCS RSE Terminal window</w:t>
      </w:r>
    </w:p>
    <w:p w:rsidR="002D357D" w:rsidRDefault="002D357D" w:rsidP="002D357D">
      <w:pPr>
        <w:ind w:left="720"/>
        <w:rPr>
          <w:rFonts w:cstheme="minorHAnsi"/>
          <w:lang w:bidi="ar-SA"/>
        </w:rPr>
      </w:pPr>
      <w:r w:rsidRPr="00302A7E">
        <w:rPr>
          <w:rFonts w:cstheme="minorHAnsi"/>
          <w:lang w:bidi="ar-SA"/>
        </w:rPr>
        <w:br/>
        <w:t xml:space="preserve">1.  From the </w:t>
      </w:r>
      <w:r w:rsidRPr="00302A7E">
        <w:rPr>
          <w:rFonts w:cstheme="minorHAnsi"/>
          <w:b/>
          <w:bCs/>
          <w:i/>
          <w:iCs/>
          <w:lang w:bidi="ar-SA"/>
        </w:rPr>
        <w:t xml:space="preserve">Remote Systems </w:t>
      </w:r>
      <w:r w:rsidRPr="00302A7E">
        <w:rPr>
          <w:rFonts w:cstheme="minorHAnsi"/>
          <w:lang w:bidi="ar-SA"/>
        </w:rPr>
        <w:t xml:space="preserve">tab, right-click </w:t>
      </w:r>
      <w:r w:rsidRPr="00302A7E">
        <w:rPr>
          <w:rFonts w:cstheme="minorHAnsi"/>
          <w:b/>
          <w:bCs/>
          <w:i/>
          <w:iCs/>
          <w:lang w:bidi="ar-SA"/>
        </w:rPr>
        <w:t>Ssh Terminals</w:t>
      </w:r>
      <w:r w:rsidRPr="00302A7E">
        <w:rPr>
          <w:rFonts w:cstheme="minorHAnsi"/>
          <w:lang w:bidi="ar-SA"/>
        </w:rPr>
        <w:br/>
        <w:t xml:space="preserve">      Select </w:t>
      </w:r>
      <w:r w:rsidRPr="00302A7E">
        <w:rPr>
          <w:rFonts w:cstheme="minorHAnsi"/>
          <w:b/>
          <w:bCs/>
          <w:i/>
          <w:iCs/>
          <w:lang w:bidi="ar-SA"/>
        </w:rPr>
        <w:t>Launch Terminal</w:t>
      </w:r>
      <w:r w:rsidRPr="00302A7E">
        <w:rPr>
          <w:rFonts w:cstheme="minorHAnsi"/>
          <w:lang w:bidi="ar-SA"/>
        </w:rPr>
        <w:br/>
        <w:t>2.  For newly transferred files, give them executable</w:t>
      </w:r>
      <w:r w:rsidRPr="00302A7E">
        <w:rPr>
          <w:rFonts w:cstheme="minorHAnsi"/>
          <w:lang w:bidi="ar-SA"/>
        </w:rPr>
        <w:br/>
        <w:t xml:space="preserve">      permissions:</w:t>
      </w:r>
      <w:r w:rsidRPr="00302A7E">
        <w:rPr>
          <w:rFonts w:cstheme="minorHAnsi"/>
          <w:lang w:bidi="ar-SA"/>
        </w:rPr>
        <w:br/>
      </w:r>
      <w:r w:rsidRPr="00302A7E">
        <w:rPr>
          <w:rFonts w:cstheme="minorHAnsi"/>
          <w:lang w:bidi="ar-SA"/>
        </w:rPr>
        <w:tab/>
      </w:r>
      <w:r>
        <w:rPr>
          <w:rFonts w:cstheme="minorHAnsi"/>
          <w:lang w:bidi="ar-SA"/>
        </w:rPr>
        <w:t xml:space="preserve">chmod </w:t>
      </w:r>
      <w:proofErr w:type="gramStart"/>
      <w:r>
        <w:rPr>
          <w:rFonts w:cstheme="minorHAnsi"/>
          <w:lang w:bidi="ar-SA"/>
        </w:rPr>
        <w:t>777 ./</w:t>
      </w:r>
      <w:proofErr w:type="gramEnd"/>
      <w:r>
        <w:rPr>
          <w:rFonts w:cstheme="minorHAnsi"/>
          <w:lang w:bidi="ar-SA"/>
        </w:rPr>
        <w:t>myHello</w:t>
      </w:r>
      <w:r w:rsidRPr="00302A7E">
        <w:rPr>
          <w:rFonts w:cstheme="minorHAnsi"/>
          <w:lang w:bidi="ar-SA"/>
        </w:rPr>
        <w:br/>
      </w:r>
      <w:r w:rsidRPr="00302A7E">
        <w:rPr>
          <w:rFonts w:cstheme="minorHAnsi"/>
          <w:lang w:bidi="ar-SA"/>
        </w:rPr>
        <w:br/>
        <w:t>3.  Execute application</w:t>
      </w:r>
      <w:r w:rsidRPr="00302A7E">
        <w:rPr>
          <w:rFonts w:cstheme="minorHAnsi"/>
          <w:lang w:bidi="ar-SA"/>
        </w:rPr>
        <w:br/>
      </w:r>
      <w:r w:rsidRPr="00302A7E">
        <w:rPr>
          <w:rFonts w:cstheme="minorHAnsi"/>
          <w:lang w:bidi="ar-SA"/>
        </w:rPr>
        <w:tab/>
      </w:r>
      <w:proofErr w:type="gramStart"/>
      <w:r>
        <w:rPr>
          <w:rFonts w:cstheme="minorHAnsi"/>
          <w:lang w:bidi="ar-SA"/>
        </w:rPr>
        <w:t>./</w:t>
      </w:r>
      <w:proofErr w:type="gramEnd"/>
      <w:r>
        <w:rPr>
          <w:rFonts w:cstheme="minorHAnsi"/>
          <w:lang w:bidi="ar-SA"/>
        </w:rPr>
        <w:t>myHello</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3062538" cy="1171575"/>
            <wp:effectExtent l="19050" t="0" r="4512" b="0"/>
            <wp:docPr id="29" name="Picture 17"/>
            <wp:cNvGraphicFramePr/>
            <a:graphic xmlns:a="http://schemas.openxmlformats.org/drawingml/2006/main">
              <a:graphicData uri="http://schemas.openxmlformats.org/drawingml/2006/picture">
                <pic:pic xmlns:pic="http://schemas.openxmlformats.org/drawingml/2006/picture">
                  <pic:nvPicPr>
                    <pic:cNvPr id="292866" name="Picture 2"/>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2538" cy="11715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33600" cy="1440180"/>
            <wp:effectExtent l="19050" t="0" r="0" b="0"/>
            <wp:docPr id="30" name="Picture 18"/>
            <wp:cNvGraphicFramePr/>
            <a:graphic xmlns:a="http://schemas.openxmlformats.org/drawingml/2006/main">
              <a:graphicData uri="http://schemas.openxmlformats.org/drawingml/2006/picture">
                <pic:pic xmlns:pic="http://schemas.openxmlformats.org/drawingml/2006/picture">
                  <pic:nvPicPr>
                    <pic:cNvPr id="292868" name="Picture 4"/>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3600" cy="144018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Pr="004C3B20" w:rsidRDefault="002D357D" w:rsidP="002D357D"/>
    <w:p w:rsidR="002D357D" w:rsidRPr="003E7B03" w:rsidRDefault="002D357D" w:rsidP="002D357D">
      <w:pPr>
        <w:pStyle w:val="Heading2"/>
      </w:pPr>
      <w:bookmarkStart w:id="103" w:name="_Toc357707375"/>
      <w:bookmarkStart w:id="104" w:name="_Toc371079200"/>
      <w:r>
        <w:t>Task 4: Optional – Use gdb to debug the application</w:t>
      </w:r>
      <w:bookmarkEnd w:id="103"/>
      <w:bookmarkEnd w:id="104"/>
      <w:r>
        <w:t xml:space="preserve"> </w:t>
      </w:r>
    </w:p>
    <w:p w:rsidR="002D357D" w:rsidRDefault="002D357D" w:rsidP="002D357D">
      <w:pPr>
        <w:rPr>
          <w:lang w:bidi="ar-SA"/>
        </w:rPr>
      </w:pPr>
      <w:r>
        <w:rPr>
          <w:lang w:bidi="ar-SA"/>
        </w:rPr>
        <w:t>In the edit prospective, select the project myHello</w:t>
      </w:r>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Run</w:t>
      </w:r>
      <w:r w:rsidRPr="00302A7E">
        <w:rPr>
          <w:rFonts w:cstheme="minorHAnsi"/>
          <w:lang w:bidi="ar-SA"/>
        </w:rPr>
        <w:sym w:font="Wingdings" w:char="00E0"/>
      </w:r>
      <w:r w:rsidRPr="00302A7E">
        <w:rPr>
          <w:rFonts w:cstheme="minorHAnsi"/>
          <w:b/>
          <w:bCs/>
          <w:i/>
          <w:iCs/>
          <w:lang w:bidi="ar-SA"/>
        </w:rPr>
        <w:t xml:space="preserve">Debug configurations </w:t>
      </w:r>
      <w:r w:rsidRPr="00302A7E">
        <w:rPr>
          <w:rFonts w:cstheme="minorHAnsi"/>
          <w:lang w:bidi="ar-SA"/>
        </w:rPr>
        <w:t>from file menu</w:t>
      </w:r>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C/C++ Remote Application</w:t>
      </w:r>
    </w:p>
    <w:p w:rsidR="002D357D" w:rsidRDefault="002D357D" w:rsidP="002D357D">
      <w:pPr>
        <w:ind w:left="720"/>
        <w:rPr>
          <w:rFonts w:cstheme="minorHAnsi"/>
          <w:lang w:bidi="ar-SA"/>
        </w:rPr>
      </w:pPr>
      <w:r w:rsidRPr="00302A7E">
        <w:rPr>
          <w:rFonts w:cstheme="minorHAnsi"/>
          <w:lang w:bidi="ar-SA"/>
        </w:rPr>
        <w:t xml:space="preserve">Click </w:t>
      </w:r>
      <w:r w:rsidRPr="00302A7E">
        <w:rPr>
          <w:rFonts w:cstheme="minorHAnsi"/>
          <w:b/>
          <w:bCs/>
          <w:i/>
          <w:iCs/>
          <w:lang w:bidi="ar-SA"/>
        </w:rPr>
        <w:t>New</w:t>
      </w:r>
      <w:r w:rsidRPr="00302A7E">
        <w:rPr>
          <w:rFonts w:cstheme="minorHAnsi"/>
          <w:lang w:bidi="ar-SA"/>
        </w:rPr>
        <w:t xml:space="preserve"> button</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5943600" cy="1292225"/>
            <wp:effectExtent l="19050" t="0" r="0" b="0"/>
            <wp:docPr id="31" name="Picture 19"/>
            <wp:cNvGraphicFramePr/>
            <a:graphic xmlns:a="http://schemas.openxmlformats.org/drawingml/2006/main">
              <a:graphicData uri="http://schemas.openxmlformats.org/drawingml/2006/picture">
                <pic:pic xmlns:pic="http://schemas.openxmlformats.org/drawingml/2006/picture">
                  <pic:nvPicPr>
                    <pic:cNvPr id="293890" name="Picture 2"/>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29222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t>Main tab:</w:t>
      </w:r>
    </w:p>
    <w:p w:rsidR="002D357D" w:rsidRPr="00302A7E" w:rsidRDefault="002D357D" w:rsidP="00F5488D">
      <w:pPr>
        <w:numPr>
          <w:ilvl w:val="1"/>
          <w:numId w:val="48"/>
        </w:numPr>
        <w:rPr>
          <w:rFonts w:cstheme="minorHAnsi"/>
          <w:lang w:bidi="ar-SA"/>
        </w:rPr>
      </w:pPr>
      <w:r w:rsidRPr="00302A7E">
        <w:rPr>
          <w:rFonts w:cstheme="minorHAnsi"/>
          <w:lang w:bidi="ar-SA"/>
        </w:rPr>
        <w:t>Connection: select EVM [this is configured in WS1]</w:t>
      </w:r>
    </w:p>
    <w:p w:rsidR="002D357D" w:rsidRPr="00302A7E" w:rsidRDefault="002D357D" w:rsidP="00F5488D">
      <w:pPr>
        <w:numPr>
          <w:ilvl w:val="1"/>
          <w:numId w:val="48"/>
        </w:numPr>
        <w:rPr>
          <w:rFonts w:cstheme="minorHAnsi"/>
          <w:lang w:bidi="ar-SA"/>
        </w:rPr>
      </w:pPr>
      <w:r w:rsidRPr="00302A7E">
        <w:rPr>
          <w:rFonts w:cstheme="minorHAnsi"/>
          <w:lang w:bidi="ar-SA"/>
        </w:rPr>
        <w:t>Specify Remote Absolute File Path for C/C++ Application</w:t>
      </w:r>
      <w:r>
        <w:rPr>
          <w:rFonts w:cstheme="minorHAnsi"/>
          <w:lang w:bidi="ar-SA"/>
        </w:rPr>
        <w:t xml:space="preserve"> (for example /bin/myHello if you pasted myHello in the bin directory)</w:t>
      </w: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5943600" cy="3862705"/>
            <wp:effectExtent l="19050" t="0" r="0" b="0"/>
            <wp:docPr id="32" name="Picture 20"/>
            <wp:cNvGraphicFramePr/>
            <a:graphic xmlns:a="http://schemas.openxmlformats.org/drawingml/2006/main">
              <a:graphicData uri="http://schemas.openxmlformats.org/drawingml/2006/picture">
                <pic:pic xmlns:pic="http://schemas.openxmlformats.org/drawingml/2006/picture">
                  <pic:nvPicPr>
                    <pic:cNvPr id="300035" name="Picture 3"/>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6270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t xml:space="preserve">.    </w:t>
      </w:r>
      <w:proofErr w:type="gramStart"/>
      <w:r w:rsidRPr="00302A7E">
        <w:rPr>
          <w:rFonts w:cstheme="minorHAnsi"/>
          <w:b/>
          <w:bCs/>
          <w:i/>
          <w:iCs/>
          <w:lang w:bidi="ar-SA"/>
        </w:rPr>
        <w:t>Debugger</w:t>
      </w:r>
      <w:r w:rsidRPr="00302A7E">
        <w:rPr>
          <w:rFonts w:cstheme="minorHAnsi"/>
          <w:lang w:bidi="ar-SA"/>
        </w:rPr>
        <w:t xml:space="preserve">  tab</w:t>
      </w:r>
      <w:proofErr w:type="gramEnd"/>
      <w:r w:rsidRPr="00302A7E">
        <w:rPr>
          <w:rFonts w:cstheme="minorHAnsi"/>
          <w:lang w:bidi="ar-SA"/>
        </w:rPr>
        <w:t>:</w:t>
      </w:r>
    </w:p>
    <w:p w:rsidR="002D357D" w:rsidRPr="00302A7E" w:rsidRDefault="002D357D" w:rsidP="002D357D">
      <w:pPr>
        <w:ind w:left="720"/>
        <w:rPr>
          <w:rFonts w:cstheme="minorHAnsi"/>
          <w:lang w:bidi="ar-SA"/>
        </w:rPr>
      </w:pPr>
      <w:r w:rsidRPr="00302A7E">
        <w:rPr>
          <w:rFonts w:cstheme="minorHAnsi"/>
          <w:b/>
          <w:bCs/>
          <w:i/>
          <w:iCs/>
          <w:lang w:bidi="ar-SA"/>
        </w:rPr>
        <w:t>Main</w:t>
      </w:r>
      <w:r w:rsidRPr="00302A7E">
        <w:rPr>
          <w:rFonts w:cstheme="minorHAnsi"/>
          <w:lang w:bidi="ar-SA"/>
        </w:rPr>
        <w:t xml:space="preserve"> sub-tab:</w:t>
      </w:r>
    </w:p>
    <w:p w:rsidR="002D357D" w:rsidRPr="00302A7E" w:rsidRDefault="002D357D" w:rsidP="00F5488D">
      <w:pPr>
        <w:numPr>
          <w:ilvl w:val="1"/>
          <w:numId w:val="49"/>
        </w:numPr>
        <w:rPr>
          <w:rFonts w:cstheme="minorHAnsi"/>
          <w:lang w:bidi="ar-SA"/>
        </w:rPr>
      </w:pPr>
      <w:r w:rsidRPr="00302A7E">
        <w:rPr>
          <w:rFonts w:cstheme="minorHAnsi"/>
          <w:lang w:bidi="ar-SA"/>
        </w:rPr>
        <w:t>GDB debugger</w:t>
      </w:r>
      <w:r w:rsidRPr="00302A7E">
        <w:rPr>
          <w:rFonts w:cstheme="minorHAnsi"/>
          <w:lang w:bidi="ar-SA"/>
        </w:rPr>
        <w:sym w:font="Wingdings" w:char="00E0"/>
      </w:r>
      <w:r w:rsidRPr="00302A7E">
        <w:rPr>
          <w:rFonts w:cstheme="minorHAnsi"/>
          <w:b/>
          <w:bCs/>
          <w:i/>
          <w:iCs/>
          <w:lang w:bidi="ar-SA"/>
        </w:rPr>
        <w:t>Browse…</w:t>
      </w:r>
      <w:r w:rsidRPr="00302A7E">
        <w:rPr>
          <w:rFonts w:cstheme="minorHAnsi"/>
          <w:lang w:bidi="ar-SA"/>
        </w:rPr>
        <w:t>:</w:t>
      </w:r>
      <w:r w:rsidRPr="00302A7E">
        <w:rPr>
          <w:rFonts w:cstheme="minorHAnsi"/>
          <w:lang w:bidi="ar-SA"/>
        </w:rPr>
        <w:br/>
        <w:t xml:space="preserve"> opt/gcc-linaro-arm-linux-gnueabihf-4.7-2013.03-20130313_linux/bin/arm-linux-gnueabihf-gdb </w:t>
      </w:r>
    </w:p>
    <w:p w:rsidR="002D357D" w:rsidRPr="00302A7E" w:rsidRDefault="002D357D" w:rsidP="002D357D">
      <w:pPr>
        <w:ind w:left="720"/>
        <w:rPr>
          <w:rFonts w:cstheme="minorHAnsi"/>
          <w:lang w:bidi="ar-SA"/>
        </w:rPr>
      </w:pPr>
      <w:r w:rsidRPr="00302A7E">
        <w:rPr>
          <w:rFonts w:cstheme="minorHAnsi"/>
          <w:b/>
          <w:bCs/>
          <w:i/>
          <w:iCs/>
          <w:lang w:bidi="ar-SA"/>
        </w:rPr>
        <w:t xml:space="preserve">Shared Libraries </w:t>
      </w:r>
      <w:r w:rsidRPr="00302A7E">
        <w:rPr>
          <w:rFonts w:cstheme="minorHAnsi"/>
          <w:lang w:bidi="ar-SA"/>
        </w:rPr>
        <w:t>sub-tab:</w:t>
      </w:r>
    </w:p>
    <w:p w:rsidR="002D357D" w:rsidRPr="00302A7E" w:rsidRDefault="002D357D" w:rsidP="00F5488D">
      <w:pPr>
        <w:numPr>
          <w:ilvl w:val="1"/>
          <w:numId w:val="50"/>
        </w:numPr>
        <w:rPr>
          <w:rFonts w:cstheme="minorHAnsi"/>
          <w:lang w:bidi="ar-SA"/>
        </w:rPr>
      </w:pPr>
      <w:r w:rsidRPr="00302A7E">
        <w:rPr>
          <w:rFonts w:cstheme="minorHAnsi"/>
          <w:b/>
          <w:bCs/>
          <w:i/>
          <w:iCs/>
          <w:lang w:bidi="ar-SA"/>
        </w:rPr>
        <w:t>Add…</w:t>
      </w:r>
      <w:r w:rsidRPr="00302A7E">
        <w:rPr>
          <w:rFonts w:cstheme="minorHAnsi"/>
          <w:lang w:bidi="ar-SA"/>
        </w:rPr>
        <w:br/>
        <w:t xml:space="preserve">opt/gcc-linaro-arm-linux-gnueabihf-4.7-2013.03-20130313_linux/arm-linux-gnueabihf/libc/lib/arm-linux-gnueabihf </w:t>
      </w:r>
    </w:p>
    <w:p w:rsidR="002D357D" w:rsidRDefault="002D357D" w:rsidP="002D357D">
      <w:pPr>
        <w:ind w:left="720"/>
        <w:rPr>
          <w:rFonts w:cstheme="minorHAnsi"/>
          <w:b/>
          <w:bCs/>
          <w:i/>
          <w:iCs/>
          <w:lang w:bidi="ar-SA"/>
        </w:rPr>
      </w:pPr>
      <w:r w:rsidRPr="00302A7E">
        <w:rPr>
          <w:rFonts w:cstheme="minorHAnsi"/>
          <w:lang w:bidi="ar-SA"/>
        </w:rPr>
        <w:t xml:space="preserve">Press </w:t>
      </w:r>
      <w:r w:rsidRPr="00302A7E">
        <w:rPr>
          <w:rFonts w:cstheme="minorHAnsi"/>
          <w:b/>
          <w:bCs/>
          <w:i/>
          <w:iCs/>
          <w:lang w:bidi="ar-SA"/>
        </w:rPr>
        <w:t>Apply</w:t>
      </w:r>
      <w:r w:rsidRPr="00302A7E">
        <w:rPr>
          <w:rFonts w:cstheme="minorHAnsi"/>
          <w:lang w:bidi="ar-SA"/>
        </w:rPr>
        <w:t xml:space="preserve">, </w:t>
      </w:r>
      <w:r w:rsidRPr="00302A7E">
        <w:rPr>
          <w:rFonts w:cstheme="minorHAnsi"/>
          <w:b/>
          <w:bCs/>
          <w:i/>
          <w:iCs/>
          <w:lang w:bidi="ar-SA"/>
        </w:rPr>
        <w:t>Debug</w:t>
      </w:r>
    </w:p>
    <w:p w:rsidR="002D357D" w:rsidRDefault="002D357D" w:rsidP="002D357D">
      <w:pPr>
        <w:ind w:left="720"/>
        <w:rPr>
          <w:rFonts w:cstheme="minorHAnsi"/>
          <w:b/>
          <w:bCs/>
          <w:i/>
          <w:iCs/>
          <w:lang w:bidi="ar-SA"/>
        </w:rPr>
      </w:pP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5586413" cy="1406905"/>
            <wp:effectExtent l="19050" t="0" r="0" b="0"/>
            <wp:docPr id="33" name="Picture 21"/>
            <wp:cNvGraphicFramePr/>
            <a:graphic xmlns:a="http://schemas.openxmlformats.org/drawingml/2006/main">
              <a:graphicData uri="http://schemas.openxmlformats.org/drawingml/2006/picture">
                <pic:pic xmlns:pic="http://schemas.openxmlformats.org/drawingml/2006/picture">
                  <pic:nvPicPr>
                    <pic:cNvPr id="301059" name="Picture 3"/>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6413" cy="140690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5434013" cy="1507500"/>
            <wp:effectExtent l="19050" t="0" r="0" b="0"/>
            <wp:docPr id="34" name="Picture 22"/>
            <wp:cNvGraphicFramePr/>
            <a:graphic xmlns:a="http://schemas.openxmlformats.org/drawingml/2006/main">
              <a:graphicData uri="http://schemas.openxmlformats.org/drawingml/2006/picture">
                <pic:pic xmlns:pic="http://schemas.openxmlformats.org/drawingml/2006/picture">
                  <pic:nvPicPr>
                    <pic:cNvPr id="301060" name="Picture 4"/>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4013" cy="15075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Using the debug in the debug prospective:</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noProof/>
          <w:lang w:bidi="ar-SA"/>
        </w:rPr>
        <w:drawing>
          <wp:inline distT="0" distB="0" distL="0" distR="0">
            <wp:extent cx="5943600" cy="3566160"/>
            <wp:effectExtent l="19050" t="0" r="0" b="0"/>
            <wp:docPr id="35" name="Picture 23"/>
            <wp:cNvGraphicFramePr/>
            <a:graphic xmlns:a="http://schemas.openxmlformats.org/drawingml/2006/main">
              <a:graphicData uri="http://schemas.openxmlformats.org/drawingml/2006/picture">
                <pic:pic xmlns:pic="http://schemas.openxmlformats.org/drawingml/2006/picture">
                  <pic:nvPicPr>
                    <pic:cNvPr id="294914" name="Picture 2"/>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lang w:bidi="ar-SA"/>
        </w:rPr>
        <w:t>Using the debugger – one step into program</w:t>
      </w:r>
      <w:r>
        <w:rPr>
          <w:rFonts w:cstheme="minorHAnsi"/>
          <w:lang w:bidi="ar-SA"/>
        </w:rPr>
        <w:t>:</w:t>
      </w:r>
    </w:p>
    <w:p w:rsidR="002D357D" w:rsidRDefault="002D357D" w:rsidP="002D357D">
      <w:pPr>
        <w:ind w:left="720"/>
        <w:rPr>
          <w:rFonts w:cstheme="minorHAnsi"/>
          <w:lang w:bidi="ar-SA"/>
        </w:rPr>
      </w:pPr>
      <w:r w:rsidRPr="00A76617">
        <w:rPr>
          <w:rFonts w:cstheme="minorHAnsi"/>
          <w:noProof/>
          <w:lang w:bidi="ar-SA"/>
        </w:rPr>
        <w:lastRenderedPageBreak/>
        <w:drawing>
          <wp:inline distT="0" distB="0" distL="0" distR="0">
            <wp:extent cx="5943600" cy="3566160"/>
            <wp:effectExtent l="19050" t="0" r="0" b="0"/>
            <wp:docPr id="36" name="Picture 24"/>
            <wp:cNvGraphicFramePr/>
            <a:graphic xmlns:a="http://schemas.openxmlformats.org/drawingml/2006/main">
              <a:graphicData uri="http://schemas.openxmlformats.org/drawingml/2006/picture">
                <pic:pic xmlns:pic="http://schemas.openxmlformats.org/drawingml/2006/picture">
                  <pic:nvPicPr>
                    <pic:cNvPr id="295938" name="Picture 2"/>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lang w:bidi="ar-SA"/>
        </w:rPr>
        <w:t>Using the debugger – gdb console</w:t>
      </w:r>
    </w:p>
    <w:p w:rsidR="002D357D" w:rsidRDefault="002D357D" w:rsidP="002D357D">
      <w:pPr>
        <w:ind w:left="720"/>
        <w:rPr>
          <w:rFonts w:cstheme="minorHAnsi"/>
          <w:lang w:bidi="ar-SA"/>
        </w:rPr>
      </w:pPr>
      <w:r w:rsidRPr="00A76617">
        <w:rPr>
          <w:rFonts w:cstheme="minorHAnsi"/>
          <w:lang w:bidi="ar-SA"/>
        </w:rPr>
        <w:t>Selecting gdb from the Debug panel allows direct control of gdb</w:t>
      </w:r>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noProof/>
          <w:lang w:bidi="ar-SA"/>
        </w:rPr>
        <w:drawing>
          <wp:inline distT="0" distB="0" distL="0" distR="0">
            <wp:extent cx="5943600" cy="1213485"/>
            <wp:effectExtent l="19050" t="0" r="0" b="0"/>
            <wp:docPr id="37" name="Picture 25"/>
            <wp:cNvGraphicFramePr/>
            <a:graphic xmlns:a="http://schemas.openxmlformats.org/drawingml/2006/main">
              <a:graphicData uri="http://schemas.openxmlformats.org/drawingml/2006/picture">
                <pic:pic xmlns:pic="http://schemas.openxmlformats.org/drawingml/2006/picture">
                  <pic:nvPicPr>
                    <pic:cNvPr id="296962" name="Picture 2"/>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21348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Pr="00302A7E"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 xml:space="preserve">Select the gdb and from the consol you can use almost all gdb commands, breakpoint, continue and so on. </w:t>
      </w:r>
    </w:p>
    <w:p w:rsidR="002D357D" w:rsidRPr="00302A7E" w:rsidRDefault="002D357D" w:rsidP="002D357D">
      <w:pPr>
        <w:ind w:left="720"/>
        <w:rPr>
          <w:rFonts w:cstheme="minorHAnsi"/>
          <w:lang w:bidi="ar-SA"/>
        </w:rPr>
      </w:pPr>
      <w:r>
        <w:rPr>
          <w:rFonts w:cstheme="minorHAnsi"/>
          <w:lang w:bidi="ar-SA"/>
        </w:rPr>
        <w:t>Note – I was unable to move the pc backwards, or do reset or reload.  If I want to go backwards I had to close the remote debug terminal and open it again. Obviously the r (run) command does not work (run can start execution from the beginning of the execution)</w:t>
      </w:r>
    </w:p>
    <w:p w:rsidR="002D357D" w:rsidRDefault="002D357D" w:rsidP="002D357D"/>
    <w:p w:rsidR="002D357D" w:rsidRDefault="002D357D" w:rsidP="002D357D"/>
    <w:p w:rsidR="002D357D" w:rsidRPr="004C3B20" w:rsidRDefault="002D357D" w:rsidP="002D357D"/>
    <w:p w:rsidR="002D357D" w:rsidRDefault="002D357D" w:rsidP="002D357D">
      <w:pPr>
        <w:pStyle w:val="Heading2"/>
      </w:pPr>
      <w:bookmarkStart w:id="105" w:name="_Toc357707376"/>
      <w:bookmarkStart w:id="106" w:name="_Toc371079201"/>
      <w:r>
        <w:t>Task 5: Configure the host proxy</w:t>
      </w:r>
      <w:bookmarkEnd w:id="105"/>
      <w:bookmarkEnd w:id="106"/>
    </w:p>
    <w:p w:rsidR="002D357D" w:rsidRPr="003E7B03" w:rsidRDefault="002D357D" w:rsidP="002D357D">
      <w:pPr>
        <w:pStyle w:val="Heading2"/>
      </w:pPr>
      <w:r>
        <w:t xml:space="preserve"> </w:t>
      </w:r>
    </w:p>
    <w:p w:rsidR="002D357D" w:rsidRPr="00AE2646" w:rsidRDefault="002D357D" w:rsidP="002D357D">
      <w:pPr>
        <w:rPr>
          <w:rFonts w:cstheme="minorHAnsi"/>
          <w:lang w:bidi="ar-SA"/>
        </w:rPr>
      </w:pPr>
      <w:r w:rsidRPr="00AE2646">
        <w:rPr>
          <w:rFonts w:cstheme="minorHAnsi"/>
          <w:lang w:bidi="ar-SA"/>
        </w:rPr>
        <w:t xml:space="preserve">CCS defaults to using the system proxy settings (should not be needed </w:t>
      </w:r>
      <w:r>
        <w:rPr>
          <w:rFonts w:cstheme="minorHAnsi"/>
          <w:lang w:bidi="ar-SA"/>
        </w:rPr>
        <w:t xml:space="preserve">if the target and the host are </w:t>
      </w:r>
      <w:r w:rsidRPr="00AE2646">
        <w:rPr>
          <w:rFonts w:cstheme="minorHAnsi"/>
          <w:lang w:bidi="ar-SA"/>
        </w:rPr>
        <w:t xml:space="preserve">on the same subnet). </w:t>
      </w:r>
    </w:p>
    <w:p w:rsidR="002D357D" w:rsidRPr="00AE2646" w:rsidRDefault="002D357D" w:rsidP="002D357D">
      <w:pPr>
        <w:ind w:left="720"/>
        <w:rPr>
          <w:rFonts w:cstheme="minorHAnsi"/>
          <w:lang w:bidi="ar-SA"/>
        </w:rPr>
      </w:pPr>
      <w:r w:rsidRPr="00AE2646">
        <w:rPr>
          <w:rFonts w:cstheme="minorHAnsi"/>
          <w:lang w:bidi="ar-SA"/>
        </w:rPr>
        <w:t xml:space="preserve">Right-click on the connection, select </w:t>
      </w:r>
      <w:r w:rsidRPr="00AE2646">
        <w:rPr>
          <w:rFonts w:cstheme="minorHAnsi"/>
          <w:b/>
          <w:bCs/>
          <w:i/>
          <w:iCs/>
          <w:lang w:bidi="ar-SA"/>
        </w:rPr>
        <w:t>Properties</w:t>
      </w:r>
    </w:p>
    <w:p w:rsidR="002D357D" w:rsidRPr="00AE2646" w:rsidRDefault="002D357D" w:rsidP="002D357D">
      <w:pPr>
        <w:ind w:left="720"/>
        <w:rPr>
          <w:rFonts w:cstheme="minorHAnsi"/>
          <w:lang w:bidi="ar-SA"/>
        </w:rPr>
      </w:pPr>
      <w:r w:rsidRPr="00AE2646">
        <w:rPr>
          <w:rFonts w:cstheme="minorHAnsi"/>
          <w:lang w:bidi="ar-SA"/>
        </w:rPr>
        <w:t xml:space="preserve">From the left pane, select </w:t>
      </w:r>
      <w:r w:rsidRPr="00AE2646">
        <w:rPr>
          <w:rFonts w:cstheme="minorHAnsi"/>
          <w:b/>
          <w:bCs/>
          <w:i/>
          <w:iCs/>
          <w:lang w:bidi="ar-SA"/>
        </w:rPr>
        <w:t xml:space="preserve">Host.  </w:t>
      </w:r>
      <w:r w:rsidRPr="00AE2646">
        <w:rPr>
          <w:rFonts w:cstheme="minorHAnsi"/>
          <w:lang w:bidi="ar-SA"/>
        </w:rPr>
        <w:t>Click</w:t>
      </w:r>
      <w:r w:rsidRPr="00AE2646">
        <w:rPr>
          <w:rFonts w:cstheme="minorHAnsi"/>
          <w:b/>
          <w:bCs/>
          <w:i/>
          <w:iCs/>
          <w:lang w:bidi="ar-SA"/>
        </w:rPr>
        <w:t xml:space="preserve"> Configure proxy settings</w:t>
      </w:r>
    </w:p>
    <w:p w:rsidR="002D357D" w:rsidRDefault="002D357D" w:rsidP="002D357D">
      <w:pPr>
        <w:rPr>
          <w:rFonts w:cstheme="minorHAnsi"/>
          <w:b/>
          <w:bCs/>
          <w:i/>
          <w:iCs/>
          <w:lang w:bidi="ar-SA"/>
        </w:rPr>
      </w:pPr>
      <w:r w:rsidRPr="00AE2646">
        <w:rPr>
          <w:rFonts w:cstheme="minorHAnsi"/>
          <w:lang w:bidi="ar-SA"/>
        </w:rPr>
        <w:t xml:space="preserve">From </w:t>
      </w:r>
      <w:r w:rsidRPr="00AE2646">
        <w:rPr>
          <w:rFonts w:cstheme="minorHAnsi"/>
          <w:b/>
          <w:bCs/>
          <w:i/>
          <w:iCs/>
          <w:lang w:bidi="ar-SA"/>
        </w:rPr>
        <w:t xml:space="preserve">Network Connections, </w:t>
      </w:r>
      <w:r w:rsidRPr="00AE2646">
        <w:rPr>
          <w:rFonts w:cstheme="minorHAnsi"/>
          <w:lang w:bidi="ar-SA"/>
        </w:rPr>
        <w:t>set</w:t>
      </w:r>
      <w:r w:rsidRPr="00AE2646">
        <w:rPr>
          <w:rFonts w:cstheme="minorHAnsi"/>
          <w:b/>
          <w:bCs/>
          <w:i/>
          <w:iCs/>
          <w:lang w:bidi="ar-SA"/>
        </w:rPr>
        <w:t xml:space="preserve"> Active Provider </w:t>
      </w:r>
      <w:r w:rsidRPr="00AE2646">
        <w:rPr>
          <w:rFonts w:cstheme="minorHAnsi"/>
          <w:lang w:bidi="ar-SA"/>
        </w:rPr>
        <w:t xml:space="preserve">to </w:t>
      </w:r>
      <w:r w:rsidRPr="00AE2646">
        <w:rPr>
          <w:rFonts w:cstheme="minorHAnsi"/>
          <w:b/>
          <w:bCs/>
          <w:i/>
          <w:iCs/>
          <w:lang w:bidi="ar-SA"/>
        </w:rPr>
        <w:t xml:space="preserve">Direct, </w:t>
      </w:r>
      <w:r w:rsidRPr="00AE2646">
        <w:rPr>
          <w:rFonts w:cstheme="minorHAnsi"/>
          <w:lang w:bidi="ar-SA"/>
        </w:rPr>
        <w:t>click</w:t>
      </w:r>
      <w:r w:rsidRPr="00AE2646">
        <w:rPr>
          <w:rFonts w:cstheme="minorHAnsi"/>
          <w:b/>
          <w:bCs/>
          <w:i/>
          <w:iCs/>
          <w:lang w:bidi="ar-SA"/>
        </w:rPr>
        <w:br/>
        <w:t xml:space="preserve">Apply </w:t>
      </w:r>
      <w:r w:rsidRPr="00AE2646">
        <w:rPr>
          <w:rFonts w:cstheme="minorHAnsi"/>
          <w:lang w:bidi="ar-SA"/>
        </w:rPr>
        <w:t>and</w:t>
      </w:r>
      <w:r w:rsidRPr="00AE2646">
        <w:rPr>
          <w:rFonts w:cstheme="minorHAnsi"/>
          <w:b/>
          <w:bCs/>
          <w:i/>
          <w:iCs/>
          <w:lang w:bidi="ar-SA"/>
        </w:rPr>
        <w:t xml:space="preserve"> OK</w:t>
      </w:r>
    </w:p>
    <w:p w:rsidR="002D357D" w:rsidRDefault="002D357D" w:rsidP="002D357D">
      <w:pPr>
        <w:rPr>
          <w:rFonts w:cstheme="minorHAnsi"/>
          <w:b/>
          <w:bCs/>
          <w:i/>
          <w:iCs/>
          <w:lang w:bidi="ar-SA"/>
        </w:rPr>
      </w:pPr>
    </w:p>
    <w:p w:rsidR="002D357D" w:rsidRDefault="002D357D" w:rsidP="002D357D">
      <w:pPr>
        <w:rPr>
          <w:rFonts w:cstheme="minorHAnsi"/>
          <w:bCs/>
          <w:iCs/>
          <w:lang w:bidi="ar-SA"/>
        </w:rPr>
      </w:pPr>
      <w:r w:rsidRPr="00AE2646">
        <w:rPr>
          <w:rFonts w:cstheme="minorHAnsi"/>
          <w:bCs/>
          <w:iCs/>
          <w:noProof/>
          <w:lang w:bidi="ar-SA"/>
        </w:rPr>
        <w:drawing>
          <wp:inline distT="0" distB="0" distL="0" distR="0">
            <wp:extent cx="5943600" cy="3125470"/>
            <wp:effectExtent l="19050" t="0" r="0" b="0"/>
            <wp:docPr id="39"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2840" cy="4350543"/>
                      <a:chOff x="685800" y="1781175"/>
                      <a:chExt cx="8272840" cy="4350543"/>
                    </a:xfrm>
                  </a:grpSpPr>
                  <a:pic>
                    <a:nvPicPr>
                      <a:cNvPr id="1027" name="Picture 3"/>
                      <a:cNvPicPr>
                        <a:picLocks noChangeAspect="1" noChangeArrowheads="1"/>
                      </a:cNvPicPr>
                    </a:nvPicPr>
                    <a: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685800" y="3574255"/>
                        <a:ext cx="1757363" cy="2557463"/>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pic>
                    <a:nvPicPr>
                      <a:cNvPr id="1028" name="Picture 4"/>
                      <a:cNvPicPr>
                        <a:picLocks noChangeAspect="1" noChangeArrowheads="1"/>
                      </a:cNvPicPr>
                    </a:nvPicPr>
                    <a: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2734554" y="3605213"/>
                        <a:ext cx="2599446" cy="208597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pic>
                    <a:nvPicPr>
                      <a:cNvPr id="1029" name="Picture 5"/>
                      <a:cNvPicPr>
                        <a:picLocks noChangeAspect="1" noChangeArrowheads="1"/>
                      </a:cNvPicPr>
                    </a:nvPicPr>
                    <a: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5334000" y="1781175"/>
                        <a:ext cx="3624640" cy="3900488"/>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cxnSp>
                    <a:nvCxnSpPr>
                      <a:cNvPr id="5" name="Elbow Connector 4"/>
                      <a:cNvCxnSpPr/>
                    </a:nvCxnSpPr>
                    <a:spPr bwMode="auto">
                      <a:xfrm rot="5400000" flipH="1" flipV="1">
                        <a:off x="1847850" y="4591050"/>
                        <a:ext cx="1714500" cy="1143000"/>
                      </a:xfrm>
                      <a:prstGeom prst="bentConnector3">
                        <a:avLst/>
                      </a:prstGeom>
                      <a:solidFill>
                        <a:schemeClr val="accent1"/>
                      </a:solidFill>
                      <a:ln w="28575" cap="flat" cmpd="sng" algn="ctr">
                        <a:solidFill>
                          <a:schemeClr val="tx2"/>
                        </a:solidFill>
                        <a:prstDash val="solid"/>
                        <a:round/>
                        <a:headEnd type="none" w="med" len="med"/>
                        <a:tailEnd type="arrow"/>
                      </a:ln>
                      <a:effectLst/>
                    </a:spPr>
                  </a:cxnSp>
                </lc:lockedCanvas>
              </a:graphicData>
            </a:graphic>
          </wp:inline>
        </w:drawing>
      </w:r>
    </w:p>
    <w:p w:rsidR="002D357D" w:rsidRDefault="002D357D" w:rsidP="002D357D">
      <w:pPr>
        <w:rPr>
          <w:rFonts w:cstheme="minorHAnsi"/>
          <w:bCs/>
          <w:iCs/>
          <w:lang w:bidi="ar-SA"/>
        </w:rPr>
      </w:pPr>
    </w:p>
    <w:p w:rsidR="002D357D" w:rsidRDefault="002D357D" w:rsidP="002D357D">
      <w:pPr>
        <w:rPr>
          <w:rFonts w:cstheme="minorHAnsi"/>
          <w:bCs/>
          <w:iCs/>
          <w:lang w:bidi="ar-SA"/>
        </w:rPr>
      </w:pPr>
    </w:p>
    <w:p w:rsidR="002D357D" w:rsidRDefault="002D357D" w:rsidP="002D357D">
      <w:pPr>
        <w:rPr>
          <w:rFonts w:cstheme="minorHAnsi"/>
          <w:bCs/>
          <w:iCs/>
          <w:lang w:bidi="ar-SA"/>
        </w:rPr>
      </w:pPr>
    </w:p>
    <w:p w:rsidR="002D357D" w:rsidRDefault="002D357D" w:rsidP="002D357D">
      <w:pPr>
        <w:rPr>
          <w:rFonts w:cstheme="minorHAnsi"/>
          <w:bCs/>
          <w:iCs/>
          <w:lang w:bidi="ar-SA"/>
        </w:rPr>
      </w:pPr>
    </w:p>
    <w:p w:rsidR="002D357D" w:rsidRDefault="002D357D" w:rsidP="002D357D">
      <w:pPr>
        <w:rPr>
          <w:rFonts w:cstheme="minorHAnsi"/>
          <w:bCs/>
          <w:iCs/>
          <w:lang w:bidi="ar-SA"/>
        </w:rPr>
      </w:pPr>
    </w:p>
    <w:p w:rsidR="000D4FCB" w:rsidRDefault="000D4FCB">
      <w:pPr>
        <w:rPr>
          <w:lang w:bidi="ar-SA"/>
        </w:rPr>
      </w:pPr>
    </w:p>
    <w:p w:rsidR="00296A81" w:rsidRPr="00AF6E36" w:rsidRDefault="00296A81" w:rsidP="00296A81">
      <w:pPr>
        <w:rPr>
          <w:rFonts w:asciiTheme="majorHAnsi" w:eastAsiaTheme="majorEastAsia" w:hAnsiTheme="majorHAnsi" w:cstheme="majorBidi"/>
          <w:b/>
          <w:bCs/>
          <w:sz w:val="28"/>
          <w:szCs w:val="28"/>
          <w:lang w:bidi="ar-SA"/>
        </w:rPr>
      </w:pPr>
    </w:p>
    <w:sectPr w:rsidR="00296A81" w:rsidRPr="00AF6E36" w:rsidSect="00D13C08">
      <w:headerReference w:type="even" r:id="rId73"/>
      <w:headerReference w:type="default" r:id="rId7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Dharik Patel" w:date="2013-10-04T09:23:00Z" w:initials="DP">
    <w:p w:rsidR="00D570ED" w:rsidRDefault="00D570ED">
      <w:pPr>
        <w:pStyle w:val="CommentText"/>
      </w:pPr>
      <w:r>
        <w:rPr>
          <w:rStyle w:val="CommentReference"/>
        </w:rPr>
        <w:annotationRef/>
      </w:r>
      <w:r>
        <w:t>Consider changing font face for commands to type in to reduce confusion like “Is there a space here?”</w:t>
      </w:r>
    </w:p>
  </w:comment>
  <w:comment w:id="22" w:author="Dharik Patel" w:date="2013-10-04T09:37:00Z" w:initials="DP">
    <w:p w:rsidR="00D570ED" w:rsidRDefault="00D570ED">
      <w:pPr>
        <w:pStyle w:val="CommentText"/>
      </w:pPr>
      <w:r>
        <w:rPr>
          <w:rStyle w:val="CommentReference"/>
        </w:rPr>
        <w:annotationRef/>
      </w:r>
      <w:r>
        <w:t xml:space="preserve">I think Ran should double-check this section because there was some confusion </w:t>
      </w:r>
    </w:p>
  </w:comment>
  <w:comment w:id="34" w:author="Dharik Patel" w:date="2013-10-04T09:40:00Z" w:initials="DP">
    <w:p w:rsidR="00D570ED" w:rsidRDefault="00D570ED">
      <w:pPr>
        <w:pStyle w:val="CommentText"/>
      </w:pPr>
      <w:r>
        <w:rPr>
          <w:rStyle w:val="CommentReference"/>
        </w:rPr>
        <w:annotationRef/>
      </w:r>
      <w:r>
        <w:t>So people don’t try running the command by accident</w:t>
      </w:r>
    </w:p>
  </w:comment>
  <w:comment w:id="67" w:author="Dharik Patel" w:date="2013-10-04T09:47:00Z" w:initials="DP">
    <w:p w:rsidR="00D570ED" w:rsidRDefault="00D570ED">
      <w:pPr>
        <w:pStyle w:val="CommentText"/>
      </w:pPr>
      <w:r>
        <w:rPr>
          <w:rStyle w:val="CommentReference"/>
        </w:rPr>
        <w:annotationRef/>
      </w:r>
      <w:r>
        <w:t xml:space="preserve">I don’t seem to have a specific note on what we did in the lab here, but this looks funky.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2644" w:rsidRDefault="00DE2644" w:rsidP="00DF53BE">
      <w:pPr>
        <w:spacing w:after="0" w:line="240" w:lineRule="auto"/>
      </w:pPr>
      <w:r>
        <w:separator/>
      </w:r>
    </w:p>
  </w:endnote>
  <w:endnote w:type="continuationSeparator" w:id="0">
    <w:p w:rsidR="00DE2644" w:rsidRDefault="00DE2644"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space">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D570ED" w:rsidTr="003624D3">
      <w:tc>
        <w:tcPr>
          <w:tcW w:w="558" w:type="dxa"/>
        </w:tcPr>
        <w:p w:rsidR="00D570ED" w:rsidRDefault="00D570ED" w:rsidP="001558F4">
          <w:pPr>
            <w:pStyle w:val="Footer"/>
          </w:pPr>
          <w:fldSimple w:instr=" PAGE  \* roman  \* MERGEFORMAT ">
            <w:r>
              <w:rPr>
                <w:noProof/>
              </w:rPr>
              <w:t>ii</w:t>
            </w:r>
          </w:fldSimple>
        </w:p>
      </w:tc>
      <w:tc>
        <w:tcPr>
          <w:tcW w:w="9018" w:type="dxa"/>
        </w:tcPr>
        <w:p w:rsidR="00D570ED" w:rsidRDefault="00D570ED" w:rsidP="003624D3">
          <w:pPr>
            <w:pStyle w:val="Footer"/>
            <w:jc w:val="right"/>
          </w:pPr>
          <w:r>
            <w:t>Keystone Multicore Workshop</w:t>
          </w:r>
        </w:p>
      </w:tc>
    </w:tr>
  </w:tbl>
  <w:p w:rsidR="00D570ED" w:rsidRDefault="00D570E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ED" w:rsidRDefault="00D570ED"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D570ED" w:rsidTr="00D43EDD">
      <w:tc>
        <w:tcPr>
          <w:tcW w:w="8928" w:type="dxa"/>
        </w:tcPr>
        <w:p w:rsidR="00D570ED" w:rsidRDefault="00D570ED" w:rsidP="00D43EDD">
          <w:pPr>
            <w:pStyle w:val="Footer"/>
          </w:pPr>
          <w:r>
            <w:t>Keystone II Multicore Workshop</w:t>
          </w:r>
        </w:p>
      </w:tc>
      <w:tc>
        <w:tcPr>
          <w:tcW w:w="648" w:type="dxa"/>
        </w:tcPr>
        <w:p w:rsidR="00D570ED" w:rsidRDefault="00D570ED" w:rsidP="00D43EDD">
          <w:pPr>
            <w:pStyle w:val="Footer"/>
            <w:jc w:val="center"/>
          </w:pPr>
          <w:fldSimple w:instr=" PAGE  \* roman  \* MERGEFORMAT ">
            <w:r>
              <w:rPr>
                <w:noProof/>
              </w:rPr>
              <w:t>i</w:t>
            </w:r>
          </w:fldSimple>
        </w:p>
      </w:tc>
    </w:tr>
  </w:tbl>
  <w:p w:rsidR="00D570ED" w:rsidRDefault="00D570ED" w:rsidP="00D43EDD">
    <w:pPr>
      <w:pStyle w:val="Footer"/>
      <w:jc w:val="center"/>
    </w:pPr>
  </w:p>
  <w:p w:rsidR="00D570ED" w:rsidRDefault="00D570ED" w:rsidP="00D43EDD">
    <w:pPr>
      <w:pStyle w:val="Footer"/>
      <w:jc w:val="right"/>
    </w:pPr>
  </w:p>
  <w:p w:rsidR="00D570ED" w:rsidRDefault="00D570E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D570ED" w:rsidTr="003624D3">
      <w:tc>
        <w:tcPr>
          <w:tcW w:w="558" w:type="dxa"/>
        </w:tcPr>
        <w:p w:rsidR="00D570ED" w:rsidRDefault="00D570ED" w:rsidP="001558F4">
          <w:pPr>
            <w:pStyle w:val="Footer"/>
          </w:pPr>
          <w:fldSimple w:instr=" PAGE  \* Arabic  \* MERGEFORMAT ">
            <w:r>
              <w:rPr>
                <w:noProof/>
              </w:rPr>
              <w:t>38</w:t>
            </w:r>
          </w:fldSimple>
        </w:p>
      </w:tc>
      <w:tc>
        <w:tcPr>
          <w:tcW w:w="9018" w:type="dxa"/>
        </w:tcPr>
        <w:p w:rsidR="00D570ED" w:rsidRDefault="00D570ED" w:rsidP="003624D3">
          <w:pPr>
            <w:pStyle w:val="Footer"/>
            <w:jc w:val="right"/>
          </w:pPr>
          <w:r>
            <w:t>Keystone Multicore Workshop</w:t>
          </w:r>
        </w:p>
      </w:tc>
    </w:tr>
  </w:tbl>
  <w:p w:rsidR="00D570ED" w:rsidRDefault="00D570ED">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ED" w:rsidRDefault="00D570ED"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D570ED" w:rsidTr="00D43EDD">
      <w:tc>
        <w:tcPr>
          <w:tcW w:w="8928" w:type="dxa"/>
        </w:tcPr>
        <w:p w:rsidR="00D570ED" w:rsidRDefault="00D570ED" w:rsidP="00D43EDD">
          <w:pPr>
            <w:pStyle w:val="Footer"/>
          </w:pPr>
          <w:r>
            <w:t>Keystone Multicore Workshop</w:t>
          </w:r>
        </w:p>
      </w:tc>
      <w:tc>
        <w:tcPr>
          <w:tcW w:w="648" w:type="dxa"/>
        </w:tcPr>
        <w:p w:rsidR="00D570ED" w:rsidRDefault="00D570ED" w:rsidP="00D43EDD">
          <w:pPr>
            <w:pStyle w:val="Footer"/>
            <w:jc w:val="center"/>
          </w:pPr>
          <w:fldSimple w:instr=" PAGE  \* Arabic  \* MERGEFORMAT ">
            <w:r w:rsidR="00BC1613">
              <w:rPr>
                <w:noProof/>
              </w:rPr>
              <w:t>39</w:t>
            </w:r>
          </w:fldSimple>
        </w:p>
      </w:tc>
    </w:tr>
  </w:tbl>
  <w:p w:rsidR="00D570ED" w:rsidRDefault="00D570ED" w:rsidP="00D43EDD">
    <w:pPr>
      <w:pStyle w:val="Footer"/>
      <w:jc w:val="center"/>
    </w:pPr>
  </w:p>
  <w:p w:rsidR="00D570ED" w:rsidRDefault="00D570ED" w:rsidP="00D43EDD">
    <w:pPr>
      <w:pStyle w:val="Footer"/>
      <w:jc w:val="right"/>
    </w:pPr>
  </w:p>
  <w:p w:rsidR="00D570ED" w:rsidRDefault="00D570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2644" w:rsidRDefault="00DE2644" w:rsidP="00DF53BE">
      <w:pPr>
        <w:spacing w:after="0" w:line="240" w:lineRule="auto"/>
      </w:pPr>
      <w:r>
        <w:separator/>
      </w:r>
    </w:p>
  </w:footnote>
  <w:footnote w:type="continuationSeparator" w:id="0">
    <w:p w:rsidR="00DE2644" w:rsidRDefault="00DE2644"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ED" w:rsidRDefault="00D570ED" w:rsidP="00347BAA">
    <w:pPr>
      <w:pStyle w:val="Header"/>
      <w:pBdr>
        <w:bottom w:val="single" w:sz="6" w:space="1" w:color="auto"/>
      </w:pBdr>
      <w:jc w:val="right"/>
    </w:pPr>
    <w:r>
      <w:t>Contents</w:t>
    </w:r>
  </w:p>
  <w:p w:rsidR="00D570ED" w:rsidRDefault="00D570ED" w:rsidP="00D43EDD">
    <w:pPr>
      <w:pStyle w:val="Header"/>
      <w:jc w:val="center"/>
    </w:pPr>
  </w:p>
  <w:p w:rsidR="00D570ED" w:rsidRDefault="00D570ED" w:rsidP="00CA52A5">
    <w:pPr>
      <w:pStyle w:val="Header"/>
    </w:pP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ED" w:rsidRDefault="00D570ED" w:rsidP="00347BAA">
    <w:pPr>
      <w:pStyle w:val="Header"/>
      <w:pBdr>
        <w:bottom w:val="single" w:sz="6" w:space="1" w:color="auto"/>
      </w:pBdr>
    </w:pPr>
    <w:r>
      <w:t>Contents</w:t>
    </w:r>
  </w:p>
  <w:p w:rsidR="00D570ED" w:rsidRDefault="00D570ED" w:rsidP="00D43EDD">
    <w:pPr>
      <w:pStyle w:val="Header"/>
      <w:jc w:val="center"/>
    </w:pPr>
  </w:p>
  <w:p w:rsidR="00D570ED" w:rsidRPr="00C10BE7" w:rsidRDefault="00D570ED"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ED" w:rsidRDefault="00D570ED" w:rsidP="00347BAA">
    <w:pPr>
      <w:pStyle w:val="Header"/>
      <w:pBdr>
        <w:bottom w:val="single" w:sz="6" w:space="1" w:color="auto"/>
      </w:pBdr>
      <w:jc w:val="right"/>
    </w:pPr>
    <w:r>
      <w:t>Lab 1 – SRIO Loopback Direct IO</w:t>
    </w:r>
  </w:p>
  <w:p w:rsidR="00D570ED" w:rsidRDefault="00D570ED" w:rsidP="00D43EDD">
    <w:pPr>
      <w:pStyle w:val="Header"/>
      <w:jc w:val="center"/>
    </w:pPr>
  </w:p>
  <w:p w:rsidR="00D570ED" w:rsidRDefault="00D570ED"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ED" w:rsidRDefault="00D570ED" w:rsidP="00347BAA">
    <w:pPr>
      <w:pStyle w:val="Header"/>
      <w:pBdr>
        <w:bottom w:val="single" w:sz="6" w:space="1" w:color="auto"/>
      </w:pBdr>
    </w:pPr>
    <w:r>
      <w:t>Lab 1 – SRIO Loopback Direct IO</w:t>
    </w:r>
  </w:p>
  <w:p w:rsidR="00D570ED" w:rsidRDefault="00D570ED" w:rsidP="00D43EDD">
    <w:pPr>
      <w:pStyle w:val="Header"/>
      <w:jc w:val="center"/>
    </w:pPr>
  </w:p>
  <w:p w:rsidR="00D570ED" w:rsidRPr="00C10BE7" w:rsidRDefault="00D570ED"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ED" w:rsidRDefault="00D570ED" w:rsidP="00347BAA">
    <w:pPr>
      <w:pStyle w:val="Header"/>
      <w:pBdr>
        <w:bottom w:val="single" w:sz="6" w:space="1" w:color="auto"/>
      </w:pBdr>
      <w:jc w:val="right"/>
    </w:pPr>
    <w:r>
      <w:t xml:space="preserve">Lab 2 - Hyperlink </w:t>
    </w:r>
  </w:p>
  <w:p w:rsidR="00D570ED" w:rsidRDefault="00D570ED"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ED" w:rsidRDefault="00D570ED" w:rsidP="00347BAA">
    <w:pPr>
      <w:pStyle w:val="Header"/>
      <w:pBdr>
        <w:bottom w:val="single" w:sz="6" w:space="1" w:color="auto"/>
      </w:pBdr>
    </w:pPr>
    <w:r>
      <w:t>Lab 2 – Hyperlink</w:t>
    </w:r>
  </w:p>
  <w:p w:rsidR="00D570ED" w:rsidRDefault="00D570ED" w:rsidP="00D43EDD">
    <w:pPr>
      <w:pStyle w:val="Header"/>
      <w:jc w:val="center"/>
    </w:pPr>
  </w:p>
  <w:p w:rsidR="00D570ED" w:rsidRPr="00C10BE7" w:rsidRDefault="00D570ED"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ED" w:rsidRDefault="00D570ED" w:rsidP="00B669E6">
    <w:pPr>
      <w:pStyle w:val="Header"/>
      <w:pBdr>
        <w:bottom w:val="single" w:sz="6" w:space="1" w:color="auto"/>
      </w:pBdr>
      <w:jc w:val="right"/>
    </w:pPr>
    <w:r>
      <w:t>Lab 5 – Interprocessor Communication (IPC)</w:t>
    </w:r>
  </w:p>
  <w:p w:rsidR="00D570ED" w:rsidRDefault="00D570ED"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ED" w:rsidRDefault="00D570ED" w:rsidP="00A80DAB">
    <w:pPr>
      <w:pStyle w:val="Header"/>
      <w:pBdr>
        <w:bottom w:val="single" w:sz="6" w:space="1" w:color="auto"/>
      </w:pBdr>
    </w:pPr>
    <w:r>
      <w:t>Lab 5 – Interprocessor Communication (IPC)</w:t>
    </w:r>
  </w:p>
  <w:p w:rsidR="00D570ED" w:rsidRDefault="00D570ED" w:rsidP="00A80DAB">
    <w:pPr>
      <w:pStyle w:val="Header"/>
      <w:jc w:val="both"/>
    </w:pPr>
  </w:p>
  <w:p w:rsidR="00D570ED" w:rsidRPr="00C10BE7" w:rsidRDefault="00D570ED" w:rsidP="00C10B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26DBB"/>
    <w:multiLevelType w:val="hybridMultilevel"/>
    <w:tmpl w:val="B3C0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D4E0E"/>
    <w:multiLevelType w:val="hybridMultilevel"/>
    <w:tmpl w:val="7D9C66DA"/>
    <w:lvl w:ilvl="0" w:tplc="DF7677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4">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0967E01"/>
    <w:multiLevelType w:val="hybridMultilevel"/>
    <w:tmpl w:val="6A62BDAA"/>
    <w:lvl w:ilvl="0" w:tplc="2B2CC6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10">
    <w:nsid w:val="1C051F1A"/>
    <w:multiLevelType w:val="multilevel"/>
    <w:tmpl w:val="5C521DA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1E21DF0"/>
    <w:multiLevelType w:val="hybridMultilevel"/>
    <w:tmpl w:val="82789CDE"/>
    <w:lvl w:ilvl="0" w:tplc="122227FC">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FA2E6E"/>
    <w:multiLevelType w:val="multilevel"/>
    <w:tmpl w:val="529CAA86"/>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18">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4C5372"/>
    <w:multiLevelType w:val="hybridMultilevel"/>
    <w:tmpl w:val="E840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3AB0206C"/>
    <w:multiLevelType w:val="multilevel"/>
    <w:tmpl w:val="1D8011FC"/>
    <w:lvl w:ilvl="0">
      <w:start w:val="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5A0F55"/>
    <w:multiLevelType w:val="hybridMultilevel"/>
    <w:tmpl w:val="3552D7FE"/>
    <w:lvl w:ilvl="0" w:tplc="460825D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CA1292"/>
    <w:multiLevelType w:val="hybridMultilevel"/>
    <w:tmpl w:val="13040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453412D5"/>
    <w:multiLevelType w:val="hybridMultilevel"/>
    <w:tmpl w:val="5DBC8C32"/>
    <w:lvl w:ilvl="0" w:tplc="D630896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30">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5A3C003C"/>
    <w:multiLevelType w:val="hybridMultilevel"/>
    <w:tmpl w:val="7DBE6C70"/>
    <w:lvl w:ilvl="0" w:tplc="1DD27B8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38">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467078B"/>
    <w:multiLevelType w:val="multilevel"/>
    <w:tmpl w:val="2D44D63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6797F98"/>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41">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6011E5"/>
    <w:multiLevelType w:val="multilevel"/>
    <w:tmpl w:val="EF5643FE"/>
    <w:lvl w:ilvl="0">
      <w:start w:val="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6DCB516A"/>
    <w:multiLevelType w:val="hybridMultilevel"/>
    <w:tmpl w:val="24A07DD6"/>
    <w:lvl w:ilvl="0" w:tplc="ADECBD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45">
    <w:nsid w:val="72CC4113"/>
    <w:multiLevelType w:val="hybridMultilevel"/>
    <w:tmpl w:val="49E06BE4"/>
    <w:lvl w:ilvl="0" w:tplc="8F0C5E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569090A"/>
    <w:multiLevelType w:val="hybridMultilevel"/>
    <w:tmpl w:val="E19A7050"/>
    <w:lvl w:ilvl="0" w:tplc="B1B643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48">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7E320834"/>
    <w:multiLevelType w:val="hybridMultilevel"/>
    <w:tmpl w:val="296ED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0"/>
  </w:num>
  <w:num w:numId="3">
    <w:abstractNumId w:val="38"/>
  </w:num>
  <w:num w:numId="4">
    <w:abstractNumId w:val="0"/>
  </w:num>
  <w:num w:numId="5">
    <w:abstractNumId w:val="11"/>
  </w:num>
  <w:num w:numId="6">
    <w:abstractNumId w:val="25"/>
  </w:num>
  <w:num w:numId="7">
    <w:abstractNumId w:val="18"/>
  </w:num>
  <w:num w:numId="8">
    <w:abstractNumId w:val="33"/>
  </w:num>
  <w:num w:numId="9">
    <w:abstractNumId w:val="41"/>
  </w:num>
  <w:num w:numId="10">
    <w:abstractNumId w:val="19"/>
  </w:num>
  <w:num w:numId="11">
    <w:abstractNumId w:val="43"/>
  </w:num>
  <w:num w:numId="12">
    <w:abstractNumId w:val="27"/>
  </w:num>
  <w:num w:numId="13">
    <w:abstractNumId w:val="24"/>
  </w:num>
  <w:num w:numId="14">
    <w:abstractNumId w:val="1"/>
  </w:num>
  <w:num w:numId="15">
    <w:abstractNumId w:val="36"/>
  </w:num>
  <w:num w:numId="16">
    <w:abstractNumId w:val="46"/>
  </w:num>
  <w:num w:numId="17">
    <w:abstractNumId w:val="4"/>
  </w:num>
  <w:num w:numId="18">
    <w:abstractNumId w:val="23"/>
  </w:num>
  <w:num w:numId="19">
    <w:abstractNumId w:val="14"/>
  </w:num>
  <w:num w:numId="20">
    <w:abstractNumId w:val="50"/>
  </w:num>
  <w:num w:numId="21">
    <w:abstractNumId w:val="10"/>
  </w:num>
  <w:num w:numId="22">
    <w:abstractNumId w:val="12"/>
  </w:num>
  <w:num w:numId="23">
    <w:abstractNumId w:val="49"/>
  </w:num>
  <w:num w:numId="24">
    <w:abstractNumId w:val="40"/>
  </w:num>
  <w:num w:numId="25">
    <w:abstractNumId w:val="21"/>
  </w:num>
  <w:num w:numId="26">
    <w:abstractNumId w:val="32"/>
  </w:num>
  <w:num w:numId="27">
    <w:abstractNumId w:val="35"/>
  </w:num>
  <w:num w:numId="28">
    <w:abstractNumId w:val="8"/>
  </w:num>
  <w:num w:numId="29">
    <w:abstractNumId w:val="5"/>
  </w:num>
  <w:num w:numId="30">
    <w:abstractNumId w:val="13"/>
  </w:num>
  <w:num w:numId="31">
    <w:abstractNumId w:val="2"/>
  </w:num>
  <w:num w:numId="32">
    <w:abstractNumId w:val="42"/>
  </w:num>
  <w:num w:numId="33">
    <w:abstractNumId w:val="31"/>
  </w:num>
  <w:num w:numId="34">
    <w:abstractNumId w:val="28"/>
  </w:num>
  <w:num w:numId="35">
    <w:abstractNumId w:val="7"/>
  </w:num>
  <w:num w:numId="36">
    <w:abstractNumId w:val="26"/>
  </w:num>
  <w:num w:numId="37">
    <w:abstractNumId w:val="34"/>
  </w:num>
  <w:num w:numId="38">
    <w:abstractNumId w:val="6"/>
  </w:num>
  <w:num w:numId="39">
    <w:abstractNumId w:val="39"/>
  </w:num>
  <w:num w:numId="40">
    <w:abstractNumId w:val="45"/>
  </w:num>
  <w:num w:numId="41">
    <w:abstractNumId w:val="22"/>
  </w:num>
  <w:num w:numId="42">
    <w:abstractNumId w:val="15"/>
  </w:num>
  <w:num w:numId="43">
    <w:abstractNumId w:val="16"/>
  </w:num>
  <w:num w:numId="44">
    <w:abstractNumId w:val="44"/>
  </w:num>
  <w:num w:numId="45">
    <w:abstractNumId w:val="9"/>
  </w:num>
  <w:num w:numId="46">
    <w:abstractNumId w:val="48"/>
  </w:num>
  <w:num w:numId="47">
    <w:abstractNumId w:val="17"/>
  </w:num>
  <w:num w:numId="48">
    <w:abstractNumId w:val="47"/>
  </w:num>
  <w:num w:numId="49">
    <w:abstractNumId w:val="3"/>
  </w:num>
  <w:num w:numId="50">
    <w:abstractNumId w:val="29"/>
  </w:num>
  <w:num w:numId="51">
    <w:abstractNumId w:val="20"/>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20482"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7D4F"/>
    <w:rsid w:val="000117BD"/>
    <w:rsid w:val="00016A4B"/>
    <w:rsid w:val="0001724E"/>
    <w:rsid w:val="00025BF3"/>
    <w:rsid w:val="00031711"/>
    <w:rsid w:val="0003577D"/>
    <w:rsid w:val="00040356"/>
    <w:rsid w:val="00040528"/>
    <w:rsid w:val="0005173B"/>
    <w:rsid w:val="00054406"/>
    <w:rsid w:val="00054FAA"/>
    <w:rsid w:val="00066953"/>
    <w:rsid w:val="00077563"/>
    <w:rsid w:val="00085AFB"/>
    <w:rsid w:val="00086052"/>
    <w:rsid w:val="000A01AB"/>
    <w:rsid w:val="000A247A"/>
    <w:rsid w:val="000A39EA"/>
    <w:rsid w:val="000D0763"/>
    <w:rsid w:val="000D2589"/>
    <w:rsid w:val="000D3BD7"/>
    <w:rsid w:val="000D4FCB"/>
    <w:rsid w:val="000E0349"/>
    <w:rsid w:val="0012309A"/>
    <w:rsid w:val="001235D6"/>
    <w:rsid w:val="001312CA"/>
    <w:rsid w:val="00141452"/>
    <w:rsid w:val="00142F03"/>
    <w:rsid w:val="00145AF5"/>
    <w:rsid w:val="001558F4"/>
    <w:rsid w:val="00156337"/>
    <w:rsid w:val="00156AD1"/>
    <w:rsid w:val="00164B3C"/>
    <w:rsid w:val="00172172"/>
    <w:rsid w:val="00183370"/>
    <w:rsid w:val="00185DC8"/>
    <w:rsid w:val="00186407"/>
    <w:rsid w:val="001A1BFA"/>
    <w:rsid w:val="001A486F"/>
    <w:rsid w:val="001B6B6A"/>
    <w:rsid w:val="001B7129"/>
    <w:rsid w:val="001C6A5E"/>
    <w:rsid w:val="001F1738"/>
    <w:rsid w:val="001F40BD"/>
    <w:rsid w:val="001F7543"/>
    <w:rsid w:val="00201F37"/>
    <w:rsid w:val="00204E7D"/>
    <w:rsid w:val="00207719"/>
    <w:rsid w:val="00220C73"/>
    <w:rsid w:val="00221ED2"/>
    <w:rsid w:val="0022303E"/>
    <w:rsid w:val="00234445"/>
    <w:rsid w:val="0023599C"/>
    <w:rsid w:val="00240A39"/>
    <w:rsid w:val="00242DDF"/>
    <w:rsid w:val="00245517"/>
    <w:rsid w:val="00250331"/>
    <w:rsid w:val="00256319"/>
    <w:rsid w:val="0025730D"/>
    <w:rsid w:val="0026085B"/>
    <w:rsid w:val="0027321B"/>
    <w:rsid w:val="00275796"/>
    <w:rsid w:val="002817DA"/>
    <w:rsid w:val="002949DA"/>
    <w:rsid w:val="00295566"/>
    <w:rsid w:val="00296A81"/>
    <w:rsid w:val="002A2ABC"/>
    <w:rsid w:val="002B1D19"/>
    <w:rsid w:val="002B6EE2"/>
    <w:rsid w:val="002C218B"/>
    <w:rsid w:val="002C5C6B"/>
    <w:rsid w:val="002D357D"/>
    <w:rsid w:val="002E00CD"/>
    <w:rsid w:val="002E1E26"/>
    <w:rsid w:val="002E5762"/>
    <w:rsid w:val="002E6D97"/>
    <w:rsid w:val="00302A7E"/>
    <w:rsid w:val="00302D1F"/>
    <w:rsid w:val="00311698"/>
    <w:rsid w:val="003144BB"/>
    <w:rsid w:val="003224D4"/>
    <w:rsid w:val="003309F2"/>
    <w:rsid w:val="00334A0A"/>
    <w:rsid w:val="00334F12"/>
    <w:rsid w:val="00335D1B"/>
    <w:rsid w:val="00342CF7"/>
    <w:rsid w:val="00347BAA"/>
    <w:rsid w:val="00355FA7"/>
    <w:rsid w:val="003573A5"/>
    <w:rsid w:val="00360C32"/>
    <w:rsid w:val="00361ABB"/>
    <w:rsid w:val="003624D3"/>
    <w:rsid w:val="0036423F"/>
    <w:rsid w:val="003666CD"/>
    <w:rsid w:val="00375E9B"/>
    <w:rsid w:val="00382AA7"/>
    <w:rsid w:val="00387F02"/>
    <w:rsid w:val="00396428"/>
    <w:rsid w:val="003A7E6A"/>
    <w:rsid w:val="003B0CCC"/>
    <w:rsid w:val="003B77F8"/>
    <w:rsid w:val="003C2357"/>
    <w:rsid w:val="003D40DA"/>
    <w:rsid w:val="003E01BB"/>
    <w:rsid w:val="003F1102"/>
    <w:rsid w:val="003F4F80"/>
    <w:rsid w:val="00400EAE"/>
    <w:rsid w:val="004044C3"/>
    <w:rsid w:val="00404B39"/>
    <w:rsid w:val="004056DE"/>
    <w:rsid w:val="00407E45"/>
    <w:rsid w:val="0041158B"/>
    <w:rsid w:val="0042473C"/>
    <w:rsid w:val="00442D64"/>
    <w:rsid w:val="004457F4"/>
    <w:rsid w:val="004567E5"/>
    <w:rsid w:val="004727F9"/>
    <w:rsid w:val="0047563C"/>
    <w:rsid w:val="004A0EDF"/>
    <w:rsid w:val="004B49D9"/>
    <w:rsid w:val="004B5F72"/>
    <w:rsid w:val="004C3B20"/>
    <w:rsid w:val="004D10C3"/>
    <w:rsid w:val="004D4449"/>
    <w:rsid w:val="004E7FCF"/>
    <w:rsid w:val="00502295"/>
    <w:rsid w:val="00504AE3"/>
    <w:rsid w:val="00514D78"/>
    <w:rsid w:val="00531B14"/>
    <w:rsid w:val="00536ABB"/>
    <w:rsid w:val="00555F74"/>
    <w:rsid w:val="00561416"/>
    <w:rsid w:val="0057521E"/>
    <w:rsid w:val="005834FA"/>
    <w:rsid w:val="0058484D"/>
    <w:rsid w:val="005A5988"/>
    <w:rsid w:val="005B1C54"/>
    <w:rsid w:val="005B5AE5"/>
    <w:rsid w:val="005C0A19"/>
    <w:rsid w:val="005C7A50"/>
    <w:rsid w:val="005E7973"/>
    <w:rsid w:val="005F1060"/>
    <w:rsid w:val="005F6379"/>
    <w:rsid w:val="0061009E"/>
    <w:rsid w:val="00621E79"/>
    <w:rsid w:val="00622610"/>
    <w:rsid w:val="00623B75"/>
    <w:rsid w:val="00636947"/>
    <w:rsid w:val="006417D0"/>
    <w:rsid w:val="00644A93"/>
    <w:rsid w:val="00654557"/>
    <w:rsid w:val="006865D9"/>
    <w:rsid w:val="00697C85"/>
    <w:rsid w:val="006A2A63"/>
    <w:rsid w:val="006A7827"/>
    <w:rsid w:val="006B4388"/>
    <w:rsid w:val="006B48C0"/>
    <w:rsid w:val="006B5D6A"/>
    <w:rsid w:val="006C1E34"/>
    <w:rsid w:val="006C26C5"/>
    <w:rsid w:val="006D24E5"/>
    <w:rsid w:val="006D53B0"/>
    <w:rsid w:val="006F2E98"/>
    <w:rsid w:val="006F61F6"/>
    <w:rsid w:val="00701808"/>
    <w:rsid w:val="00704066"/>
    <w:rsid w:val="007131CF"/>
    <w:rsid w:val="007137B8"/>
    <w:rsid w:val="007210E0"/>
    <w:rsid w:val="00733714"/>
    <w:rsid w:val="00744E99"/>
    <w:rsid w:val="00755D51"/>
    <w:rsid w:val="00756E18"/>
    <w:rsid w:val="0076291C"/>
    <w:rsid w:val="007707AF"/>
    <w:rsid w:val="00786FC6"/>
    <w:rsid w:val="007878C3"/>
    <w:rsid w:val="00795F5B"/>
    <w:rsid w:val="007A06FA"/>
    <w:rsid w:val="007A2867"/>
    <w:rsid w:val="007C0070"/>
    <w:rsid w:val="007C18EA"/>
    <w:rsid w:val="007C617A"/>
    <w:rsid w:val="007F4211"/>
    <w:rsid w:val="00801863"/>
    <w:rsid w:val="008033D7"/>
    <w:rsid w:val="00806352"/>
    <w:rsid w:val="00806736"/>
    <w:rsid w:val="00810560"/>
    <w:rsid w:val="008178BE"/>
    <w:rsid w:val="00820B20"/>
    <w:rsid w:val="00824A2B"/>
    <w:rsid w:val="00847179"/>
    <w:rsid w:val="00857E61"/>
    <w:rsid w:val="0086107F"/>
    <w:rsid w:val="00863404"/>
    <w:rsid w:val="00865BA4"/>
    <w:rsid w:val="008711F8"/>
    <w:rsid w:val="00872ECA"/>
    <w:rsid w:val="008804C4"/>
    <w:rsid w:val="00885DDA"/>
    <w:rsid w:val="00886681"/>
    <w:rsid w:val="008872AD"/>
    <w:rsid w:val="008A0070"/>
    <w:rsid w:val="008A6569"/>
    <w:rsid w:val="008B4901"/>
    <w:rsid w:val="008C7073"/>
    <w:rsid w:val="008D2EF7"/>
    <w:rsid w:val="008E30D7"/>
    <w:rsid w:val="008F4574"/>
    <w:rsid w:val="008F6E70"/>
    <w:rsid w:val="008F78C2"/>
    <w:rsid w:val="00903B4F"/>
    <w:rsid w:val="00910769"/>
    <w:rsid w:val="00925730"/>
    <w:rsid w:val="009300A8"/>
    <w:rsid w:val="00946054"/>
    <w:rsid w:val="00946211"/>
    <w:rsid w:val="00954110"/>
    <w:rsid w:val="009637A2"/>
    <w:rsid w:val="0096399D"/>
    <w:rsid w:val="009719DC"/>
    <w:rsid w:val="0097236B"/>
    <w:rsid w:val="0097274C"/>
    <w:rsid w:val="00975AFA"/>
    <w:rsid w:val="00982D9D"/>
    <w:rsid w:val="009870EB"/>
    <w:rsid w:val="00991429"/>
    <w:rsid w:val="00995E58"/>
    <w:rsid w:val="009B0A9F"/>
    <w:rsid w:val="009E0F2F"/>
    <w:rsid w:val="009F2D78"/>
    <w:rsid w:val="009F364F"/>
    <w:rsid w:val="009F3E2C"/>
    <w:rsid w:val="00A210AD"/>
    <w:rsid w:val="00A50610"/>
    <w:rsid w:val="00A67627"/>
    <w:rsid w:val="00A70DAC"/>
    <w:rsid w:val="00A73365"/>
    <w:rsid w:val="00A76617"/>
    <w:rsid w:val="00A80DAB"/>
    <w:rsid w:val="00A952B5"/>
    <w:rsid w:val="00AA0950"/>
    <w:rsid w:val="00AA318A"/>
    <w:rsid w:val="00AB1D8E"/>
    <w:rsid w:val="00AB29B9"/>
    <w:rsid w:val="00AB45C7"/>
    <w:rsid w:val="00AB473B"/>
    <w:rsid w:val="00AB6E46"/>
    <w:rsid w:val="00AD38FA"/>
    <w:rsid w:val="00AD42E1"/>
    <w:rsid w:val="00AE2646"/>
    <w:rsid w:val="00AE563A"/>
    <w:rsid w:val="00AE5703"/>
    <w:rsid w:val="00AF041B"/>
    <w:rsid w:val="00AF6E36"/>
    <w:rsid w:val="00B10092"/>
    <w:rsid w:val="00B102B6"/>
    <w:rsid w:val="00B117A4"/>
    <w:rsid w:val="00B12A9E"/>
    <w:rsid w:val="00B14401"/>
    <w:rsid w:val="00B14474"/>
    <w:rsid w:val="00B1521B"/>
    <w:rsid w:val="00B20438"/>
    <w:rsid w:val="00B372A5"/>
    <w:rsid w:val="00B45C72"/>
    <w:rsid w:val="00B462B1"/>
    <w:rsid w:val="00B46500"/>
    <w:rsid w:val="00B47107"/>
    <w:rsid w:val="00B50CA9"/>
    <w:rsid w:val="00B5135B"/>
    <w:rsid w:val="00B56451"/>
    <w:rsid w:val="00B63F1D"/>
    <w:rsid w:val="00B63FB4"/>
    <w:rsid w:val="00B64C3B"/>
    <w:rsid w:val="00B669E6"/>
    <w:rsid w:val="00B678F9"/>
    <w:rsid w:val="00B80AB2"/>
    <w:rsid w:val="00B83C02"/>
    <w:rsid w:val="00B8596F"/>
    <w:rsid w:val="00BA28F1"/>
    <w:rsid w:val="00BA3ED7"/>
    <w:rsid w:val="00BB640A"/>
    <w:rsid w:val="00BC1613"/>
    <w:rsid w:val="00BE3654"/>
    <w:rsid w:val="00C0088B"/>
    <w:rsid w:val="00C07A65"/>
    <w:rsid w:val="00C10B17"/>
    <w:rsid w:val="00C10BE7"/>
    <w:rsid w:val="00C167AC"/>
    <w:rsid w:val="00C20E3C"/>
    <w:rsid w:val="00C25784"/>
    <w:rsid w:val="00C27821"/>
    <w:rsid w:val="00C31468"/>
    <w:rsid w:val="00C4040D"/>
    <w:rsid w:val="00C50682"/>
    <w:rsid w:val="00C555C7"/>
    <w:rsid w:val="00C56DE6"/>
    <w:rsid w:val="00C6131D"/>
    <w:rsid w:val="00C74C1E"/>
    <w:rsid w:val="00C766A6"/>
    <w:rsid w:val="00C84AF3"/>
    <w:rsid w:val="00C87232"/>
    <w:rsid w:val="00C93F30"/>
    <w:rsid w:val="00C949A9"/>
    <w:rsid w:val="00CA2C61"/>
    <w:rsid w:val="00CA52A5"/>
    <w:rsid w:val="00CB2173"/>
    <w:rsid w:val="00CB2D35"/>
    <w:rsid w:val="00CB77DC"/>
    <w:rsid w:val="00CC5B72"/>
    <w:rsid w:val="00CE2694"/>
    <w:rsid w:val="00D03FDD"/>
    <w:rsid w:val="00D0612D"/>
    <w:rsid w:val="00D075B8"/>
    <w:rsid w:val="00D11DB5"/>
    <w:rsid w:val="00D13C08"/>
    <w:rsid w:val="00D15AEC"/>
    <w:rsid w:val="00D171A5"/>
    <w:rsid w:val="00D20F74"/>
    <w:rsid w:val="00D340C0"/>
    <w:rsid w:val="00D347E6"/>
    <w:rsid w:val="00D370BC"/>
    <w:rsid w:val="00D371DD"/>
    <w:rsid w:val="00D42914"/>
    <w:rsid w:val="00D43EDD"/>
    <w:rsid w:val="00D5212E"/>
    <w:rsid w:val="00D570ED"/>
    <w:rsid w:val="00D620DE"/>
    <w:rsid w:val="00D62174"/>
    <w:rsid w:val="00D6562B"/>
    <w:rsid w:val="00D66D8D"/>
    <w:rsid w:val="00D71298"/>
    <w:rsid w:val="00D71493"/>
    <w:rsid w:val="00D91946"/>
    <w:rsid w:val="00DA172F"/>
    <w:rsid w:val="00DA22A4"/>
    <w:rsid w:val="00DA607F"/>
    <w:rsid w:val="00DB007D"/>
    <w:rsid w:val="00DC2A5A"/>
    <w:rsid w:val="00DC64A9"/>
    <w:rsid w:val="00DC6CF5"/>
    <w:rsid w:val="00DD5B34"/>
    <w:rsid w:val="00DE2644"/>
    <w:rsid w:val="00DE5B8F"/>
    <w:rsid w:val="00DF13B3"/>
    <w:rsid w:val="00DF53BE"/>
    <w:rsid w:val="00DF641D"/>
    <w:rsid w:val="00E05D10"/>
    <w:rsid w:val="00E06F4A"/>
    <w:rsid w:val="00E12D04"/>
    <w:rsid w:val="00E169E3"/>
    <w:rsid w:val="00E204C2"/>
    <w:rsid w:val="00E328F5"/>
    <w:rsid w:val="00E473C6"/>
    <w:rsid w:val="00E55AEA"/>
    <w:rsid w:val="00E57C85"/>
    <w:rsid w:val="00E6263C"/>
    <w:rsid w:val="00E64B9E"/>
    <w:rsid w:val="00E67FF2"/>
    <w:rsid w:val="00E77DBA"/>
    <w:rsid w:val="00E77E36"/>
    <w:rsid w:val="00E85DBD"/>
    <w:rsid w:val="00E95833"/>
    <w:rsid w:val="00E95ECE"/>
    <w:rsid w:val="00EB179D"/>
    <w:rsid w:val="00EB4276"/>
    <w:rsid w:val="00EC28D8"/>
    <w:rsid w:val="00EC68DB"/>
    <w:rsid w:val="00ED2B48"/>
    <w:rsid w:val="00ED5624"/>
    <w:rsid w:val="00ED708F"/>
    <w:rsid w:val="00EE072F"/>
    <w:rsid w:val="00EE1C63"/>
    <w:rsid w:val="00F010C1"/>
    <w:rsid w:val="00F06EA1"/>
    <w:rsid w:val="00F15116"/>
    <w:rsid w:val="00F166AD"/>
    <w:rsid w:val="00F23A81"/>
    <w:rsid w:val="00F317FD"/>
    <w:rsid w:val="00F34C06"/>
    <w:rsid w:val="00F35F22"/>
    <w:rsid w:val="00F3622D"/>
    <w:rsid w:val="00F46201"/>
    <w:rsid w:val="00F512D9"/>
    <w:rsid w:val="00F5488D"/>
    <w:rsid w:val="00F77798"/>
    <w:rsid w:val="00F847D5"/>
    <w:rsid w:val="00F86981"/>
    <w:rsid w:val="00F92C42"/>
    <w:rsid w:val="00F97D18"/>
    <w:rsid w:val="00FA72F6"/>
    <w:rsid w:val="00FB165D"/>
    <w:rsid w:val="00FB49F8"/>
    <w:rsid w:val="00FC0FC4"/>
    <w:rsid w:val="00FC19B5"/>
    <w:rsid w:val="00FC3220"/>
    <w:rsid w:val="00FC4488"/>
    <w:rsid w:val="00FC51D2"/>
    <w:rsid w:val="00FD5AAC"/>
    <w:rsid w:val="00FD5CD0"/>
    <w:rsid w:val="00FE3060"/>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1988432345">
          <w:marLeft w:val="360"/>
          <w:marRight w:val="0"/>
          <w:marTop w:val="187"/>
          <w:marBottom w:val="0"/>
          <w:divBdr>
            <w:top w:val="none" w:sz="0" w:space="0" w:color="auto"/>
            <w:left w:val="none" w:sz="0" w:space="0" w:color="auto"/>
            <w:bottom w:val="none" w:sz="0" w:space="0" w:color="auto"/>
            <w:right w:val="none" w:sz="0" w:space="0" w:color="auto"/>
          </w:divBdr>
        </w:div>
        <w:div w:id="84089416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000498478">
          <w:marLeft w:val="547"/>
          <w:marRight w:val="0"/>
          <w:marTop w:val="218"/>
          <w:marBottom w:val="0"/>
          <w:divBdr>
            <w:top w:val="none" w:sz="0" w:space="0" w:color="auto"/>
            <w:left w:val="none" w:sz="0" w:space="0" w:color="auto"/>
            <w:bottom w:val="none" w:sz="0" w:space="0" w:color="auto"/>
            <w:right w:val="none" w:sz="0" w:space="0" w:color="auto"/>
          </w:divBdr>
        </w:div>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525485274">
          <w:marLeft w:val="994"/>
          <w:marRight w:val="0"/>
          <w:marTop w:val="5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265573969">
          <w:marLeft w:val="547"/>
          <w:marRight w:val="0"/>
          <w:marTop w:val="21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 w:id="3932420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cessors.wiki.ti.com/index.php/EVMK2H_Hardware_Setup" TargetMode="External"/><Relationship Id="rId18" Type="http://schemas.openxmlformats.org/officeDocument/2006/relationships/oleObject" Target="embeddings/oleObject1.bin"/><Relationship Id="rId26" Type="http://schemas.openxmlformats.org/officeDocument/2006/relationships/header" Target="header5.xml"/><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hyperlink" Target="http://www.ftdichip.com/Drivers/D2XX.htm" TargetMode="External"/><Relationship Id="rId29" Type="http://schemas.openxmlformats.org/officeDocument/2006/relationships/hyperlink" Target="http://condor.depaul.edu/glancast/373class/docs/gdb.html" TargetMode="Externa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oftware-dl.ti.com/sdoemb/sdoemb_public_sw/mcsdk/latest/index_FDS.html" TargetMode="External"/><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hyperlink" Target="http://www.ti.com/lit/ug/sprugw0c/sprugw0c.pdf"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eader" Target="header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processors.wiki.ti.com/index.php/MCSDK_User_Guide_for_KeyStone_II" TargetMode="Externa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footer" Target="footer4.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FB03234A-82FF-49F6-8BE4-2693BBAABAA8}">
  <ds:schemaRefs>
    <ds:schemaRef ds:uri="http://schemas.openxmlformats.org/officeDocument/2006/bibliography"/>
  </ds:schemaRefs>
</ds:datastoreItem>
</file>

<file path=customXml/itemProps2.xml><?xml version="1.0" encoding="utf-8"?>
<ds:datastoreItem xmlns:ds="http://schemas.openxmlformats.org/officeDocument/2006/customXml" ds:itemID="{7E35F955-5A0F-45E9-896D-2DD89CC9A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69</Pages>
  <Words>9606</Words>
  <Characters>54757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64235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Dan Rinkes</dc:creator>
  <cp:lastModifiedBy>Ran Katzur</cp:lastModifiedBy>
  <cp:revision>15</cp:revision>
  <cp:lastPrinted>2013-10-30T14:34:00Z</cp:lastPrinted>
  <dcterms:created xsi:type="dcterms:W3CDTF">2013-10-31T14:24:00Z</dcterms:created>
  <dcterms:modified xsi:type="dcterms:W3CDTF">2013-12-06T20:03:00Z</dcterms:modified>
</cp:coreProperties>
</file>